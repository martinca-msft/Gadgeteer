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CEA71" w14:textId="2FCD8263" w:rsidR="0081016A" w:rsidRDefault="00A75993" w:rsidP="0081016A">
      <w:pPr>
        <w:pStyle w:val="Title"/>
      </w:pPr>
      <w:r>
        <w:t xml:space="preserve">.NET </w:t>
      </w:r>
      <w:r w:rsidR="006F079E">
        <w:t>Gadgeteer Mainboard</w:t>
      </w:r>
      <w:r w:rsidR="0081016A">
        <w:t xml:space="preserve"> Builder’s Guide</w:t>
      </w:r>
    </w:p>
    <w:p w14:paraId="650F1AED" w14:textId="578C5356" w:rsidR="004B7805" w:rsidRPr="004B7805" w:rsidRDefault="0081016A" w:rsidP="004B7805">
      <w:pPr>
        <w:pStyle w:val="Version"/>
      </w:pPr>
      <w:r>
        <w:t xml:space="preserve">Version </w:t>
      </w:r>
      <w:r w:rsidR="005D0281">
        <w:t>1</w:t>
      </w:r>
      <w:r w:rsidR="00552850">
        <w:t>.</w:t>
      </w:r>
      <w:r w:rsidR="00871B5B">
        <w:t>8</w:t>
      </w:r>
      <w:r>
        <w:t xml:space="preserve"> - </w:t>
      </w:r>
      <w:r w:rsidR="00871B5B">
        <w:fldChar w:fldCharType="begin"/>
      </w:r>
      <w:r w:rsidR="00871B5B">
        <w:instrText xml:space="preserve"> SAVEDATE  \@ "MMMM d, yyyy"  \* MERGEFORMAT </w:instrText>
      </w:r>
      <w:r w:rsidR="00871B5B">
        <w:fldChar w:fldCharType="separate"/>
      </w:r>
      <w:ins w:id="0" w:author="Author">
        <w:r w:rsidR="00496107">
          <w:t>May 15, 2012</w:t>
        </w:r>
      </w:ins>
      <w:del w:id="1" w:author="Author">
        <w:r w:rsidR="00E044A2" w:rsidDel="00496107">
          <w:delText>April 11, 2012</w:delText>
        </w:r>
      </w:del>
      <w:r w:rsidR="00871B5B">
        <w:fldChar w:fldCharType="end"/>
      </w:r>
      <w:r w:rsidR="004B7805">
        <w:br/>
      </w:r>
    </w:p>
    <w:p w14:paraId="4D15B42B" w14:textId="77777777" w:rsidR="008A6A85" w:rsidRPr="00A6731E" w:rsidRDefault="00DE77A4" w:rsidP="00A6731E">
      <w:pPr>
        <w:pStyle w:val="Procedure"/>
      </w:pPr>
      <w:r w:rsidRPr="00446428">
        <w:t>Abstract</w:t>
      </w:r>
    </w:p>
    <w:p w14:paraId="62C8E8F8" w14:textId="77B16B1A" w:rsidR="006F079E" w:rsidRDefault="006F079E" w:rsidP="006F079E">
      <w:pPr>
        <w:pStyle w:val="BodyText"/>
      </w:pPr>
      <w:r>
        <w:t>The</w:t>
      </w:r>
      <w:r w:rsidRPr="00766A3B">
        <w:rPr>
          <w:i/>
        </w:rPr>
        <w:t xml:space="preserve"> .NET </w:t>
      </w:r>
      <w:r>
        <w:rPr>
          <w:i/>
        </w:rPr>
        <w:t>Gadgeteer Mainboard</w:t>
      </w:r>
      <w:r w:rsidRPr="00766A3B">
        <w:rPr>
          <w:i/>
        </w:rPr>
        <w:t xml:space="preserve"> Builder’s Guide</w:t>
      </w:r>
      <w:r>
        <w:t xml:space="preserve"> is an introduction to manufacturing requi</w:t>
      </w:r>
      <w:r w:rsidR="007B0782">
        <w:t xml:space="preserve">rements for building Gadgeteer mainboards. </w:t>
      </w:r>
      <w:r>
        <w:t>The guide explains printed circuit board (PCB)</w:t>
      </w:r>
      <w:r w:rsidRPr="006F079E">
        <w:t xml:space="preserve"> </w:t>
      </w:r>
      <w:r>
        <w:t>layout</w:t>
      </w:r>
      <w:r w:rsidR="00B067B1">
        <w:t>s</w:t>
      </w:r>
      <w:r>
        <w:t>, s</w:t>
      </w:r>
      <w:r w:rsidRPr="006F079E">
        <w:t xml:space="preserve">ilkscreen </w:t>
      </w:r>
      <w:r>
        <w:t>g</w:t>
      </w:r>
      <w:r w:rsidRPr="006F079E">
        <w:t>uidelines</w:t>
      </w:r>
      <w:r>
        <w:t>, socket types,</w:t>
      </w:r>
      <w:r w:rsidRPr="006F079E">
        <w:t xml:space="preserve"> </w:t>
      </w:r>
      <w:r>
        <w:t xml:space="preserve">and mechanical design requirements for </w:t>
      </w:r>
      <w:r w:rsidR="008008E6">
        <w:t xml:space="preserve">these </w:t>
      </w:r>
      <w:r>
        <w:t>mainboards.</w:t>
      </w:r>
    </w:p>
    <w:p w14:paraId="2379372D" w14:textId="4DC2945E" w:rsidR="00BC78CE" w:rsidRDefault="00BC78CE" w:rsidP="00BC78CE">
      <w:pPr>
        <w:pStyle w:val="BodyText"/>
        <w:rPr>
          <w:rFonts w:ascii="Calibri" w:hAnsi="Calibri" w:cs="Calibri"/>
          <w:szCs w:val="22"/>
        </w:rPr>
      </w:pPr>
      <w:r>
        <w:rPr>
          <w:rFonts w:ascii="Calibri" w:hAnsi="Calibri" w:cs="Calibri"/>
          <w:szCs w:val="22"/>
        </w:rPr>
        <w:t>Microsoft® .NET Gadgeteer extends the Microsoft commitment to .NET developers who are meeting the demand for specialized, embedded hardwa</w:t>
      </w:r>
      <w:r w:rsidR="002D7DB4">
        <w:rPr>
          <w:rFonts w:ascii="Calibri" w:hAnsi="Calibri" w:cs="Calibri"/>
          <w:szCs w:val="22"/>
        </w:rPr>
        <w:t xml:space="preserve">re components. Modules </w:t>
      </w:r>
      <w:r>
        <w:rPr>
          <w:rFonts w:ascii="Calibri" w:hAnsi="Calibri" w:cs="Calibri"/>
          <w:szCs w:val="22"/>
        </w:rPr>
        <w:t>built on this platform use the .NET Micro Framework to provide direct access to hardware, without an underlying operating system, from a scaled-down version of the .NET Common Language Runtime (CLR).</w:t>
      </w:r>
    </w:p>
    <w:p w14:paraId="7C4681CD" w14:textId="77777777" w:rsidR="00BC78CE" w:rsidRDefault="00BC78CE" w:rsidP="00BC78CE">
      <w:pPr>
        <w:pStyle w:val="BodyText"/>
        <w:rPr>
          <w:rFonts w:ascii="Calibri" w:hAnsi="Calibri" w:cs="Calibri"/>
          <w:szCs w:val="22"/>
        </w:rPr>
      </w:pPr>
      <w:r>
        <w:rPr>
          <w:rFonts w:ascii="Calibri" w:hAnsi="Calibri" w:cs="Calibri"/>
          <w:szCs w:val="22"/>
        </w:rPr>
        <w:t xml:space="preserve">Beyond embedded applications, </w:t>
      </w:r>
      <w:r w:rsidRPr="00CF6A2D">
        <w:rPr>
          <w:rFonts w:ascii="Calibri" w:hAnsi="Calibri" w:cs="Calibri"/>
          <w:szCs w:val="22"/>
        </w:rPr>
        <w:t xml:space="preserve">Gadgeteer </w:t>
      </w:r>
      <w:r>
        <w:rPr>
          <w:rFonts w:ascii="Calibri" w:hAnsi="Calibri" w:cs="Calibri"/>
          <w:szCs w:val="22"/>
        </w:rPr>
        <w:t>opens a large educational market for the platform. This</w:t>
      </w:r>
      <w:r w:rsidRPr="00CF6A2D">
        <w:rPr>
          <w:rFonts w:ascii="Calibri" w:hAnsi="Calibri" w:cs="Calibri"/>
          <w:szCs w:val="22"/>
        </w:rPr>
        <w:t xml:space="preserve"> unique solut</w:t>
      </w:r>
      <w:r>
        <w:rPr>
          <w:rFonts w:ascii="Calibri" w:hAnsi="Calibri" w:cs="Calibri"/>
          <w:szCs w:val="22"/>
        </w:rPr>
        <w:t>ion to building small devices will be useful to researchers, secondary and tertiary educators, and hobbyists who want to build experimental devices that use Gadgeteer modules.</w:t>
      </w:r>
    </w:p>
    <w:p w14:paraId="37EE881D" w14:textId="77777777" w:rsidR="00BC78CE" w:rsidRDefault="00BC78CE" w:rsidP="00BC78CE">
      <w:pPr>
        <w:pStyle w:val="BodyText"/>
      </w:pPr>
      <w:r>
        <w:t>O</w:t>
      </w:r>
      <w:r w:rsidRPr="003E06DA">
        <w:t>pen stan</w:t>
      </w:r>
      <w:r>
        <w:t xml:space="preserve">dards for hardware and software </w:t>
      </w:r>
      <w:r w:rsidRPr="003E06DA">
        <w:t>interfaces, including open source software for core libraries, enable manufacturers to build compatible mainboards and peripheral modules</w:t>
      </w:r>
      <w:r>
        <w:t xml:space="preserve">. </w:t>
      </w:r>
      <w:r w:rsidRPr="003E06DA">
        <w:t>The aim is to promote a thriving ecosystem of hardware that is useful to a large and diverse set of users</w:t>
      </w:r>
      <w:r>
        <w:t xml:space="preserve">. </w:t>
      </w:r>
      <w:r w:rsidRPr="003E06DA">
        <w:t xml:space="preserve">Early adopters </w:t>
      </w:r>
      <w:r>
        <w:t xml:space="preserve">who are </w:t>
      </w:r>
      <w:r w:rsidRPr="003E06DA">
        <w:t>building Gadgeteer modules can expect support from Mi</w:t>
      </w:r>
      <w:r>
        <w:t>c</w:t>
      </w:r>
      <w:r w:rsidRPr="003E06DA">
        <w:t>rosoft researchers.</w:t>
      </w:r>
    </w:p>
    <w:p w14:paraId="2A516ED3" w14:textId="54E896ED" w:rsidR="0081016A" w:rsidRDefault="00BC78CE" w:rsidP="00BC78CE">
      <w:pPr>
        <w:pStyle w:val="BodyText"/>
      </w:pPr>
      <w:r w:rsidRPr="002033AA">
        <w:t xml:space="preserve">This </w:t>
      </w:r>
      <w:r>
        <w:t>guide</w:t>
      </w:r>
      <w:r w:rsidRPr="002033AA">
        <w:t xml:space="preserve"> is licensed under the Creative Commons Attribution 3.0 United States License. To view a copy of this license, visit</w:t>
      </w:r>
      <w:r>
        <w:t xml:space="preserve"> the </w:t>
      </w:r>
      <w:hyperlink r:id="rId12" w:history="1">
        <w:r w:rsidRPr="00DA1B4F">
          <w:rPr>
            <w:rStyle w:val="Hyperlink"/>
          </w:rPr>
          <w:t>Creative Commons website</w:t>
        </w:r>
      </w:hyperlink>
      <w:r>
        <w:t>.</w:t>
      </w:r>
    </w:p>
    <w:p w14:paraId="7D7B3929" w14:textId="77777777" w:rsidR="00BC09D3" w:rsidRPr="00035098" w:rsidRDefault="00BC09D3" w:rsidP="00035098">
      <w:pPr>
        <w:pStyle w:val="BodyText"/>
      </w:pPr>
    </w:p>
    <w:p w14:paraId="09533643" w14:textId="77777777" w:rsidR="004054B8" w:rsidRDefault="004054B8" w:rsidP="004054B8">
      <w:pPr>
        <w:pStyle w:val="TableHead"/>
        <w:pageBreakBefore/>
      </w:pPr>
      <w:r>
        <w:lastRenderedPageBreak/>
        <w:t>Document History</w:t>
      </w:r>
    </w:p>
    <w:tbl>
      <w:tblPr>
        <w:tblStyle w:val="Tablerowcell"/>
        <w:tblW w:w="0" w:type="auto"/>
        <w:tblLook w:val="04A0" w:firstRow="1" w:lastRow="0" w:firstColumn="1" w:lastColumn="0" w:noHBand="0" w:noVBand="1"/>
      </w:tblPr>
      <w:tblGrid>
        <w:gridCol w:w="1529"/>
        <w:gridCol w:w="1529"/>
        <w:gridCol w:w="1529"/>
        <w:gridCol w:w="1529"/>
        <w:gridCol w:w="1672"/>
      </w:tblGrid>
      <w:tr w:rsidR="004054B8" w14:paraId="5F95DCBD" w14:textId="77777777" w:rsidTr="004054B8">
        <w:trPr>
          <w:cnfStyle w:val="100000000000" w:firstRow="1" w:lastRow="0" w:firstColumn="0" w:lastColumn="0" w:oddVBand="0" w:evenVBand="0" w:oddHBand="0" w:evenHBand="0" w:firstRowFirstColumn="0" w:firstRowLastColumn="0" w:lastRowFirstColumn="0" w:lastRowLastColumn="0"/>
        </w:trPr>
        <w:tc>
          <w:tcPr>
            <w:tcW w:w="1529" w:type="dxa"/>
          </w:tcPr>
          <w:p w14:paraId="585566D4" w14:textId="77777777" w:rsidR="004054B8" w:rsidRPr="00AE4752" w:rsidRDefault="004054B8" w:rsidP="004054B8">
            <w:pPr>
              <w:keepNext/>
            </w:pPr>
            <w:r>
              <w:t>Date</w:t>
            </w:r>
          </w:p>
        </w:tc>
        <w:tc>
          <w:tcPr>
            <w:tcW w:w="1529" w:type="dxa"/>
          </w:tcPr>
          <w:p w14:paraId="5F56BF96" w14:textId="77777777" w:rsidR="004054B8" w:rsidRPr="00E419C2" w:rsidRDefault="004054B8" w:rsidP="004054B8">
            <w:pPr>
              <w:keepNext/>
            </w:pPr>
            <w:r w:rsidRPr="00E419C2">
              <w:t>Change</w:t>
            </w:r>
          </w:p>
        </w:tc>
        <w:tc>
          <w:tcPr>
            <w:tcW w:w="1529" w:type="dxa"/>
          </w:tcPr>
          <w:p w14:paraId="1E00BEE7" w14:textId="77777777" w:rsidR="004054B8" w:rsidRPr="003D7085" w:rsidRDefault="004054B8" w:rsidP="004054B8">
            <w:pPr>
              <w:keepNext/>
              <w:rPr>
                <w:b w:val="0"/>
                <w:sz w:val="18"/>
              </w:rPr>
            </w:pPr>
          </w:p>
        </w:tc>
        <w:tc>
          <w:tcPr>
            <w:tcW w:w="1529" w:type="dxa"/>
          </w:tcPr>
          <w:p w14:paraId="1DA85C7E" w14:textId="77777777" w:rsidR="004054B8" w:rsidRPr="003D7085" w:rsidRDefault="004054B8" w:rsidP="004054B8">
            <w:pPr>
              <w:keepNext/>
              <w:rPr>
                <w:b w:val="0"/>
                <w:sz w:val="18"/>
              </w:rPr>
            </w:pPr>
          </w:p>
        </w:tc>
        <w:tc>
          <w:tcPr>
            <w:tcW w:w="1672" w:type="dxa"/>
          </w:tcPr>
          <w:p w14:paraId="5EF10691" w14:textId="77777777" w:rsidR="004054B8" w:rsidRPr="003D7085" w:rsidRDefault="004054B8" w:rsidP="004054B8">
            <w:pPr>
              <w:keepNext/>
              <w:rPr>
                <w:b w:val="0"/>
                <w:sz w:val="18"/>
              </w:rPr>
            </w:pPr>
          </w:p>
        </w:tc>
      </w:tr>
      <w:tr w:rsidR="004054B8" w14:paraId="3932CF26" w14:textId="77777777" w:rsidTr="004054B8">
        <w:tc>
          <w:tcPr>
            <w:tcW w:w="1529" w:type="dxa"/>
          </w:tcPr>
          <w:p w14:paraId="1342265D" w14:textId="77777777" w:rsidR="004054B8" w:rsidRPr="00AE4752" w:rsidRDefault="004054B8" w:rsidP="004054B8">
            <w:r>
              <w:t>April 25, 2011</w:t>
            </w:r>
          </w:p>
        </w:tc>
        <w:tc>
          <w:tcPr>
            <w:tcW w:w="6259" w:type="dxa"/>
            <w:gridSpan w:val="4"/>
          </w:tcPr>
          <w:p w14:paraId="6BC6803F" w14:textId="77777777" w:rsidR="004054B8" w:rsidRPr="00AE4752" w:rsidRDefault="004054B8" w:rsidP="004054B8">
            <w:r>
              <w:t>Limited partner release</w:t>
            </w:r>
          </w:p>
        </w:tc>
      </w:tr>
      <w:tr w:rsidR="0025640E" w14:paraId="3E914B11" w14:textId="77777777" w:rsidTr="004054B8">
        <w:tc>
          <w:tcPr>
            <w:tcW w:w="1529" w:type="dxa"/>
          </w:tcPr>
          <w:p w14:paraId="6C861292" w14:textId="4498EDC9" w:rsidR="0025640E" w:rsidRDefault="002D7DB4" w:rsidP="004054B8">
            <w:r>
              <w:t>August 23</w:t>
            </w:r>
            <w:r w:rsidR="0025640E">
              <w:t>, 2011</w:t>
            </w:r>
          </w:p>
        </w:tc>
        <w:tc>
          <w:tcPr>
            <w:tcW w:w="6259" w:type="dxa"/>
            <w:gridSpan w:val="4"/>
          </w:tcPr>
          <w:p w14:paraId="6E834F97" w14:textId="6494C997" w:rsidR="0025640E" w:rsidRDefault="0025640E" w:rsidP="004054B8">
            <w:r>
              <w:t>Public Release 1</w:t>
            </w:r>
            <w:r w:rsidR="00846E18">
              <w:t>.</w:t>
            </w:r>
            <w:r w:rsidR="00285702">
              <w:t>5</w:t>
            </w:r>
          </w:p>
        </w:tc>
      </w:tr>
      <w:tr w:rsidR="00D31ACA" w14:paraId="04361E86" w14:textId="77777777" w:rsidTr="004054B8">
        <w:tc>
          <w:tcPr>
            <w:tcW w:w="1529" w:type="dxa"/>
          </w:tcPr>
          <w:p w14:paraId="2BB1327B" w14:textId="2B3DBB1F" w:rsidR="00D31ACA" w:rsidRDefault="00D31ACA" w:rsidP="004054B8">
            <w:r>
              <w:t>October 3, 2011</w:t>
            </w:r>
          </w:p>
        </w:tc>
        <w:tc>
          <w:tcPr>
            <w:tcW w:w="6259" w:type="dxa"/>
            <w:gridSpan w:val="4"/>
          </w:tcPr>
          <w:p w14:paraId="47EA57C6" w14:textId="7A404FD4" w:rsidR="00D31ACA" w:rsidRDefault="00D31ACA" w:rsidP="004054B8">
            <w:r>
              <w:t>Public Release 1.6</w:t>
            </w:r>
          </w:p>
        </w:tc>
      </w:tr>
      <w:tr w:rsidR="00552850" w14:paraId="6245E6E7" w14:textId="77777777" w:rsidTr="004054B8">
        <w:tc>
          <w:tcPr>
            <w:tcW w:w="1529" w:type="dxa"/>
          </w:tcPr>
          <w:p w14:paraId="748EBB1B" w14:textId="2EB8162B" w:rsidR="00552850" w:rsidRDefault="00552850" w:rsidP="004054B8">
            <w:r>
              <w:t>October 31, 2011</w:t>
            </w:r>
          </w:p>
        </w:tc>
        <w:tc>
          <w:tcPr>
            <w:tcW w:w="6259" w:type="dxa"/>
            <w:gridSpan w:val="4"/>
          </w:tcPr>
          <w:p w14:paraId="22AD0281" w14:textId="43BA4DE4" w:rsidR="00552850" w:rsidRDefault="00552850" w:rsidP="004054B8">
            <w:r>
              <w:t>Public Release 1.7 – updated screenshots</w:t>
            </w:r>
          </w:p>
        </w:tc>
      </w:tr>
      <w:tr w:rsidR="00871B5B" w14:paraId="2FB817D8" w14:textId="77777777" w:rsidTr="004054B8">
        <w:tc>
          <w:tcPr>
            <w:tcW w:w="1529" w:type="dxa"/>
          </w:tcPr>
          <w:p w14:paraId="063D4A2D" w14:textId="20D93DB6" w:rsidR="00871B5B" w:rsidRDefault="00871B5B" w:rsidP="004054B8">
            <w:r>
              <w:t xml:space="preserve">April </w:t>
            </w:r>
            <w:r w:rsidR="00D20C14">
              <w:t>11</w:t>
            </w:r>
            <w:r>
              <w:t>, 2012</w:t>
            </w:r>
          </w:p>
        </w:tc>
        <w:tc>
          <w:tcPr>
            <w:tcW w:w="6259" w:type="dxa"/>
            <w:gridSpan w:val="4"/>
          </w:tcPr>
          <w:p w14:paraId="78535385" w14:textId="370275E9" w:rsidR="00871B5B" w:rsidRDefault="00871B5B" w:rsidP="004054B8">
            <w:r>
              <w:t>Public Beta release 1.8</w:t>
            </w:r>
          </w:p>
        </w:tc>
      </w:tr>
      <w:tr w:rsidR="000C5F7D" w14:paraId="1AEC3A60" w14:textId="77777777" w:rsidTr="004054B8">
        <w:tc>
          <w:tcPr>
            <w:tcW w:w="1529" w:type="dxa"/>
          </w:tcPr>
          <w:p w14:paraId="1514C4D0" w14:textId="73884379" w:rsidR="000C5F7D" w:rsidRDefault="000C5F7D" w:rsidP="004054B8">
            <w:r>
              <w:t>May 15, 2012</w:t>
            </w:r>
          </w:p>
        </w:tc>
        <w:tc>
          <w:tcPr>
            <w:tcW w:w="6259" w:type="dxa"/>
            <w:gridSpan w:val="4"/>
          </w:tcPr>
          <w:p w14:paraId="58CF11D7" w14:textId="4D91678D" w:rsidR="000C5F7D" w:rsidRDefault="000C5F7D" w:rsidP="004054B8">
            <w:r>
              <w:t>Public Release 1.9</w:t>
            </w:r>
          </w:p>
        </w:tc>
      </w:tr>
    </w:tbl>
    <w:p w14:paraId="6D41ABC2" w14:textId="77777777" w:rsidR="004054B8" w:rsidRDefault="004054B8" w:rsidP="004054B8">
      <w:pPr>
        <w:rPr>
          <w:rFonts w:eastAsia="MS Mincho" w:cs="Arial"/>
          <w:szCs w:val="20"/>
        </w:rPr>
      </w:pPr>
    </w:p>
    <w:p w14:paraId="4AA44CCE" w14:textId="77777777" w:rsidR="004054B8" w:rsidRDefault="004054B8" w:rsidP="004054B8">
      <w:pPr>
        <w:rPr>
          <w:rFonts w:eastAsia="MS Mincho" w:cs="Arial"/>
          <w:szCs w:val="20"/>
        </w:rPr>
      </w:pPr>
    </w:p>
    <w:p w14:paraId="1C234C36" w14:textId="77777777" w:rsidR="004054B8" w:rsidRDefault="004054B8" w:rsidP="004054B8">
      <w:pPr>
        <w:rPr>
          <w:rFonts w:eastAsia="MS Mincho" w:cs="Arial"/>
          <w:szCs w:val="20"/>
        </w:rPr>
      </w:pPr>
    </w:p>
    <w:p w14:paraId="112F7123" w14:textId="77777777" w:rsidR="004054B8" w:rsidRDefault="004054B8" w:rsidP="004054B8">
      <w:pPr>
        <w:rPr>
          <w:rFonts w:eastAsia="MS Mincho" w:cs="Arial"/>
          <w:szCs w:val="20"/>
        </w:rPr>
      </w:pPr>
    </w:p>
    <w:p w14:paraId="6414040F" w14:textId="77777777" w:rsidR="004054B8" w:rsidRDefault="004054B8" w:rsidP="004054B8">
      <w:pPr>
        <w:rPr>
          <w:rFonts w:eastAsia="MS Mincho" w:cs="Arial"/>
          <w:szCs w:val="20"/>
        </w:rPr>
      </w:pPr>
    </w:p>
    <w:p w14:paraId="6EECA410" w14:textId="77777777" w:rsidR="004054B8" w:rsidRDefault="004054B8" w:rsidP="004054B8">
      <w:pPr>
        <w:rPr>
          <w:rFonts w:eastAsia="MS Mincho" w:cs="Arial"/>
          <w:szCs w:val="20"/>
        </w:rPr>
      </w:pPr>
    </w:p>
    <w:p w14:paraId="075EFA3E" w14:textId="77777777" w:rsidR="004054B8" w:rsidRDefault="004054B8" w:rsidP="004054B8">
      <w:pPr>
        <w:rPr>
          <w:rFonts w:eastAsia="MS Mincho" w:cs="Arial"/>
          <w:szCs w:val="20"/>
        </w:rPr>
      </w:pPr>
    </w:p>
    <w:p w14:paraId="61B2DCE3" w14:textId="77777777" w:rsidR="004054B8" w:rsidRDefault="004054B8" w:rsidP="004054B8">
      <w:pPr>
        <w:rPr>
          <w:rFonts w:eastAsia="MS Mincho" w:cs="Arial"/>
          <w:szCs w:val="20"/>
        </w:rPr>
      </w:pPr>
    </w:p>
    <w:p w14:paraId="25D0CB6E" w14:textId="77777777" w:rsidR="004054B8" w:rsidRDefault="004054B8" w:rsidP="004054B8">
      <w:pPr>
        <w:rPr>
          <w:rFonts w:eastAsia="MS Mincho" w:cs="Arial"/>
          <w:szCs w:val="20"/>
        </w:rPr>
      </w:pPr>
    </w:p>
    <w:p w14:paraId="56190211" w14:textId="77777777" w:rsidR="004054B8" w:rsidRDefault="004054B8" w:rsidP="004054B8">
      <w:pPr>
        <w:rPr>
          <w:rFonts w:eastAsia="MS Mincho" w:cs="Arial"/>
          <w:szCs w:val="20"/>
        </w:rPr>
      </w:pPr>
    </w:p>
    <w:p w14:paraId="18712E7B" w14:textId="77777777" w:rsidR="004054B8" w:rsidRDefault="004054B8" w:rsidP="004054B8">
      <w:pPr>
        <w:rPr>
          <w:rFonts w:eastAsia="MS Mincho" w:cs="Arial"/>
          <w:szCs w:val="20"/>
        </w:rPr>
      </w:pPr>
    </w:p>
    <w:p w14:paraId="4910D22A" w14:textId="77777777" w:rsidR="004054B8" w:rsidRDefault="004054B8" w:rsidP="004054B8">
      <w:pPr>
        <w:rPr>
          <w:rFonts w:eastAsia="MS Mincho" w:cs="Arial"/>
          <w:szCs w:val="20"/>
        </w:rPr>
      </w:pPr>
    </w:p>
    <w:p w14:paraId="255B78EA" w14:textId="77777777" w:rsidR="004054B8" w:rsidRDefault="004054B8" w:rsidP="004054B8">
      <w:pPr>
        <w:rPr>
          <w:rFonts w:eastAsia="MS Mincho" w:cs="Arial"/>
          <w:szCs w:val="20"/>
        </w:rPr>
      </w:pPr>
    </w:p>
    <w:p w14:paraId="413A72D0" w14:textId="77777777" w:rsidR="004054B8" w:rsidRDefault="004054B8" w:rsidP="004054B8">
      <w:pPr>
        <w:rPr>
          <w:rFonts w:eastAsia="MS Mincho" w:cs="Arial"/>
          <w:szCs w:val="20"/>
        </w:rPr>
      </w:pPr>
    </w:p>
    <w:p w14:paraId="7A536C2D" w14:textId="77777777" w:rsidR="004054B8" w:rsidRDefault="004054B8" w:rsidP="004054B8">
      <w:pPr>
        <w:rPr>
          <w:rFonts w:eastAsia="MS Mincho" w:cs="Arial"/>
          <w:szCs w:val="20"/>
        </w:rPr>
      </w:pPr>
    </w:p>
    <w:p w14:paraId="6D69F9A6" w14:textId="77777777" w:rsidR="004054B8" w:rsidRDefault="004054B8" w:rsidP="004054B8">
      <w:pPr>
        <w:rPr>
          <w:rFonts w:eastAsia="MS Mincho" w:cs="Arial"/>
          <w:szCs w:val="20"/>
        </w:rPr>
      </w:pPr>
    </w:p>
    <w:p w14:paraId="159B4686" w14:textId="77777777" w:rsidR="004054B8" w:rsidRDefault="004054B8" w:rsidP="004054B8">
      <w:pPr>
        <w:rPr>
          <w:rFonts w:eastAsia="MS Mincho" w:cs="Arial"/>
          <w:szCs w:val="20"/>
        </w:rPr>
      </w:pPr>
    </w:p>
    <w:p w14:paraId="00ED47D8" w14:textId="77777777" w:rsidR="004054B8" w:rsidRDefault="004054B8" w:rsidP="004054B8">
      <w:pPr>
        <w:rPr>
          <w:rFonts w:eastAsia="MS Mincho" w:cs="Arial"/>
          <w:szCs w:val="20"/>
        </w:rPr>
      </w:pPr>
    </w:p>
    <w:p w14:paraId="29E9CFAF" w14:textId="77777777" w:rsidR="004054B8" w:rsidRDefault="004054B8" w:rsidP="004054B8">
      <w:pPr>
        <w:rPr>
          <w:rFonts w:eastAsia="MS Mincho" w:cs="Arial"/>
          <w:szCs w:val="20"/>
        </w:rPr>
      </w:pPr>
    </w:p>
    <w:p w14:paraId="09D1387B" w14:textId="77777777" w:rsidR="004054B8" w:rsidRDefault="004054B8" w:rsidP="004054B8">
      <w:pPr>
        <w:rPr>
          <w:rFonts w:eastAsia="MS Mincho" w:cs="Arial"/>
          <w:szCs w:val="20"/>
        </w:rPr>
      </w:pPr>
    </w:p>
    <w:p w14:paraId="3A7085BD" w14:textId="77777777" w:rsidR="004054B8" w:rsidRDefault="004054B8" w:rsidP="004054B8">
      <w:pPr>
        <w:rPr>
          <w:rFonts w:eastAsia="MS Mincho" w:cs="Arial"/>
          <w:szCs w:val="20"/>
        </w:rPr>
      </w:pPr>
    </w:p>
    <w:p w14:paraId="416AA436" w14:textId="77777777" w:rsidR="004054B8" w:rsidRDefault="004054B8" w:rsidP="004054B8">
      <w:pPr>
        <w:rPr>
          <w:rFonts w:eastAsia="MS Mincho" w:cs="Arial"/>
          <w:szCs w:val="20"/>
        </w:rPr>
      </w:pPr>
    </w:p>
    <w:p w14:paraId="332A7DAA" w14:textId="77777777" w:rsidR="004054B8" w:rsidRDefault="004054B8" w:rsidP="004054B8">
      <w:pPr>
        <w:rPr>
          <w:rFonts w:eastAsia="MS Mincho" w:cs="Arial"/>
          <w:szCs w:val="20"/>
        </w:rPr>
      </w:pPr>
    </w:p>
    <w:p w14:paraId="0023B8A1" w14:textId="77777777" w:rsidR="004054B8" w:rsidRDefault="004054B8" w:rsidP="004054B8">
      <w:pPr>
        <w:rPr>
          <w:rFonts w:eastAsia="MS Mincho" w:cs="Arial"/>
          <w:szCs w:val="20"/>
        </w:rPr>
      </w:pPr>
    </w:p>
    <w:p w14:paraId="756EB21B" w14:textId="77777777" w:rsidR="004054B8" w:rsidRDefault="004054B8" w:rsidP="004054B8">
      <w:pPr>
        <w:rPr>
          <w:rFonts w:eastAsia="MS Mincho" w:cs="Arial"/>
          <w:szCs w:val="20"/>
        </w:rPr>
      </w:pPr>
    </w:p>
    <w:p w14:paraId="32B3A9CD" w14:textId="77777777" w:rsidR="004054B8" w:rsidRDefault="004054B8" w:rsidP="004054B8">
      <w:pPr>
        <w:rPr>
          <w:rFonts w:eastAsia="MS Mincho" w:cs="Arial"/>
          <w:szCs w:val="20"/>
        </w:rPr>
      </w:pPr>
    </w:p>
    <w:p w14:paraId="3185E63B" w14:textId="77777777" w:rsidR="004054B8" w:rsidRDefault="004054B8" w:rsidP="004054B8">
      <w:pPr>
        <w:rPr>
          <w:rFonts w:eastAsia="MS Mincho" w:cs="Arial"/>
          <w:szCs w:val="20"/>
        </w:rPr>
      </w:pPr>
    </w:p>
    <w:p w14:paraId="3FC01DD4" w14:textId="77777777" w:rsidR="004054B8" w:rsidRDefault="004054B8" w:rsidP="004054B8">
      <w:pPr>
        <w:rPr>
          <w:rFonts w:eastAsia="MS Mincho" w:cs="Arial"/>
          <w:szCs w:val="20"/>
        </w:rPr>
      </w:pPr>
    </w:p>
    <w:p w14:paraId="4845236F" w14:textId="77777777" w:rsidR="004054B8" w:rsidRDefault="004054B8" w:rsidP="004054B8">
      <w:pPr>
        <w:rPr>
          <w:rFonts w:eastAsia="MS Mincho" w:cs="Arial"/>
          <w:szCs w:val="20"/>
        </w:rPr>
      </w:pPr>
    </w:p>
    <w:p w14:paraId="1F6D35DD" w14:textId="77777777" w:rsidR="004054B8" w:rsidRDefault="004054B8" w:rsidP="004054B8">
      <w:pPr>
        <w:rPr>
          <w:rFonts w:eastAsia="MS Mincho" w:cs="Arial"/>
          <w:szCs w:val="20"/>
        </w:rPr>
      </w:pPr>
    </w:p>
    <w:p w14:paraId="3BB81F46" w14:textId="77777777" w:rsidR="004054B8" w:rsidRDefault="004054B8" w:rsidP="004054B8">
      <w:pPr>
        <w:rPr>
          <w:rFonts w:eastAsia="MS Mincho" w:cs="Arial"/>
          <w:szCs w:val="20"/>
        </w:rPr>
      </w:pPr>
    </w:p>
    <w:p w14:paraId="65260F89" w14:textId="77777777" w:rsidR="004054B8" w:rsidRDefault="004054B8" w:rsidP="004054B8">
      <w:pPr>
        <w:pStyle w:val="BodyText"/>
        <w:rPr>
          <w:rStyle w:val="Small"/>
        </w:rPr>
      </w:pPr>
      <w:r>
        <w:rPr>
          <w:rStyle w:val="Small"/>
          <w:b/>
        </w:rPr>
        <w:t>Disclaimer:</w:t>
      </w:r>
      <w:r>
        <w:rPr>
          <w:rStyle w:val="Small"/>
        </w:rPr>
        <w:t xml:space="preserve"> This document is provided “as-is”. Information and views expressed in this document, including URL and other Internet Web site references, may change without notice. You bear the risk of using it.</w:t>
      </w:r>
    </w:p>
    <w:p w14:paraId="002EEC4A" w14:textId="0E4765ED" w:rsidR="004054B8" w:rsidRDefault="004054B8" w:rsidP="004054B8">
      <w:pPr>
        <w:pStyle w:val="BodyText"/>
        <w:rPr>
          <w:rStyle w:val="Small"/>
        </w:rPr>
      </w:pPr>
      <w:r>
        <w:rPr>
          <w:rStyle w:val="Small"/>
        </w:rPr>
        <w:t xml:space="preserve">This document does not provide you with any legal rights to any intellectual property in any Microsoft product. </w:t>
      </w:r>
      <w:r w:rsidR="00D55D85" w:rsidRPr="00D55D85">
        <w:t xml:space="preserve"> </w:t>
      </w:r>
      <w:r w:rsidR="00D55D85" w:rsidRPr="00D55D85">
        <w:rPr>
          <w:rStyle w:val="Small"/>
        </w:rPr>
        <w:t>This guide is licensed under the Creative Commons Attribution 3.0 United States License. To view a copy of this license, visit the Creative Commons website.</w:t>
      </w:r>
    </w:p>
    <w:p w14:paraId="232B8D7B" w14:textId="77777777" w:rsidR="004054B8" w:rsidRDefault="004054B8" w:rsidP="004054B8">
      <w:pPr>
        <w:pStyle w:val="BodyText"/>
        <w:rPr>
          <w:rStyle w:val="Small"/>
        </w:rPr>
      </w:pPr>
      <w:r>
        <w:rPr>
          <w:rStyle w:val="Small"/>
        </w:rPr>
        <w:t>© 2011 Microsoft Corporation.</w:t>
      </w:r>
    </w:p>
    <w:p w14:paraId="58DF5CCF" w14:textId="07CF88CF" w:rsidR="004054B8" w:rsidRDefault="004054B8" w:rsidP="004054B8">
      <w:pPr>
        <w:pStyle w:val="BodyText"/>
        <w:rPr>
          <w:rStyle w:val="Small"/>
        </w:rPr>
      </w:pPr>
      <w:r>
        <w:rPr>
          <w:rStyle w:val="Small"/>
        </w:rPr>
        <w:lastRenderedPageBreak/>
        <w:t>Microsoft, Visual C#, Visual Studio, and Windows are trademarks of the Microsoft group of companies. All other trademarks are property of their respective owners.</w:t>
      </w:r>
    </w:p>
    <w:p w14:paraId="4D15B42E" w14:textId="77777777" w:rsidR="00330BF4" w:rsidRDefault="00330BF4" w:rsidP="004054B8">
      <w:pPr>
        <w:pStyle w:val="Procedure"/>
        <w:pageBreakBefore/>
      </w:pPr>
      <w:r>
        <w:lastRenderedPageBreak/>
        <w:t>Contents</w:t>
      </w:r>
    </w:p>
    <w:p w14:paraId="01D31DE8" w14:textId="3D65DE50" w:rsidR="00552850" w:rsidRDefault="000E61A4">
      <w:pPr>
        <w:pStyle w:val="TOC1"/>
      </w:pPr>
      <w:r>
        <w:rPr>
          <w:rFonts w:ascii="Arial" w:eastAsia="MS Mincho" w:hAnsi="Arial" w:cs="Arial"/>
          <w:sz w:val="18"/>
          <w:szCs w:val="20"/>
        </w:rPr>
        <w:fldChar w:fldCharType="begin"/>
      </w:r>
      <w:r w:rsidR="00330BF4">
        <w:rPr>
          <w:rFonts w:ascii="Arial" w:eastAsia="MS Mincho" w:hAnsi="Arial" w:cs="Arial"/>
          <w:sz w:val="18"/>
          <w:szCs w:val="20"/>
        </w:rPr>
        <w:instrText xml:space="preserve"> TOC \o "1-</w:instrText>
      </w:r>
      <w:r w:rsidR="0070622D">
        <w:rPr>
          <w:rFonts w:ascii="Arial" w:eastAsia="MS Mincho" w:hAnsi="Arial" w:cs="Arial"/>
          <w:sz w:val="18"/>
          <w:szCs w:val="20"/>
        </w:rPr>
        <w:instrText>2</w:instrText>
      </w:r>
      <w:r w:rsidR="00330BF4">
        <w:rPr>
          <w:rFonts w:ascii="Arial" w:eastAsia="MS Mincho" w:hAnsi="Arial" w:cs="Arial"/>
          <w:sz w:val="18"/>
          <w:szCs w:val="20"/>
        </w:rPr>
        <w:instrText xml:space="preserve">" \h \z \u </w:instrText>
      </w:r>
      <w:r>
        <w:rPr>
          <w:rFonts w:ascii="Arial" w:eastAsia="MS Mincho" w:hAnsi="Arial" w:cs="Arial"/>
          <w:sz w:val="18"/>
          <w:szCs w:val="20"/>
        </w:rPr>
        <w:fldChar w:fldCharType="separate"/>
      </w:r>
      <w:hyperlink w:anchor="_Toc307836685" w:history="1">
        <w:r w:rsidR="00552850" w:rsidRPr="00386A8B">
          <w:rPr>
            <w:rStyle w:val="Hyperlink"/>
          </w:rPr>
          <w:t>Introduction</w:t>
        </w:r>
        <w:r w:rsidR="00552850">
          <w:rPr>
            <w:webHidden/>
          </w:rPr>
          <w:tab/>
        </w:r>
        <w:r w:rsidR="00552850">
          <w:rPr>
            <w:webHidden/>
          </w:rPr>
          <w:fldChar w:fldCharType="begin"/>
        </w:r>
        <w:r w:rsidR="00552850">
          <w:rPr>
            <w:webHidden/>
          </w:rPr>
          <w:instrText xml:space="preserve"> PAGEREF _Toc307836685 \h </w:instrText>
        </w:r>
        <w:r w:rsidR="00552850">
          <w:rPr>
            <w:webHidden/>
          </w:rPr>
        </w:r>
        <w:r w:rsidR="00552850">
          <w:rPr>
            <w:webHidden/>
          </w:rPr>
          <w:fldChar w:fldCharType="separate"/>
        </w:r>
        <w:r w:rsidR="00496107">
          <w:rPr>
            <w:webHidden/>
          </w:rPr>
          <w:t>5</w:t>
        </w:r>
        <w:r w:rsidR="00552850">
          <w:rPr>
            <w:webHidden/>
          </w:rPr>
          <w:fldChar w:fldCharType="end"/>
        </w:r>
      </w:hyperlink>
    </w:p>
    <w:p w14:paraId="1B2EFB11" w14:textId="080E7543" w:rsidR="00552850" w:rsidRDefault="007D0324">
      <w:pPr>
        <w:pStyle w:val="TOC1"/>
      </w:pPr>
      <w:hyperlink w:anchor="_Toc307836686" w:history="1">
        <w:r w:rsidR="00552850" w:rsidRPr="00386A8B">
          <w:rPr>
            <w:rStyle w:val="Hyperlink"/>
          </w:rPr>
          <w:t>System Requirements</w:t>
        </w:r>
        <w:r w:rsidR="00552850">
          <w:rPr>
            <w:webHidden/>
          </w:rPr>
          <w:tab/>
        </w:r>
        <w:r w:rsidR="00552850">
          <w:rPr>
            <w:webHidden/>
          </w:rPr>
          <w:fldChar w:fldCharType="begin"/>
        </w:r>
        <w:r w:rsidR="00552850">
          <w:rPr>
            <w:webHidden/>
          </w:rPr>
          <w:instrText xml:space="preserve"> PAGEREF _Toc307836686 \h </w:instrText>
        </w:r>
        <w:r w:rsidR="00552850">
          <w:rPr>
            <w:webHidden/>
          </w:rPr>
        </w:r>
        <w:r w:rsidR="00552850">
          <w:rPr>
            <w:webHidden/>
          </w:rPr>
          <w:fldChar w:fldCharType="separate"/>
        </w:r>
        <w:r w:rsidR="00496107">
          <w:rPr>
            <w:webHidden/>
          </w:rPr>
          <w:t>5</w:t>
        </w:r>
        <w:r w:rsidR="00552850">
          <w:rPr>
            <w:webHidden/>
          </w:rPr>
          <w:fldChar w:fldCharType="end"/>
        </w:r>
      </w:hyperlink>
    </w:p>
    <w:p w14:paraId="74626DFA" w14:textId="1CB368A7" w:rsidR="00552850" w:rsidRDefault="007D0324">
      <w:pPr>
        <w:pStyle w:val="TOC1"/>
      </w:pPr>
      <w:hyperlink w:anchor="_Toc307836687" w:history="1">
        <w:r w:rsidR="00552850" w:rsidRPr="00386A8B">
          <w:rPr>
            <w:rStyle w:val="Hyperlink"/>
          </w:rPr>
          <w:t>Connecting Mainboards and Modules</w:t>
        </w:r>
        <w:r w:rsidR="00552850">
          <w:rPr>
            <w:webHidden/>
          </w:rPr>
          <w:tab/>
        </w:r>
        <w:r w:rsidR="00552850">
          <w:rPr>
            <w:webHidden/>
          </w:rPr>
          <w:fldChar w:fldCharType="begin"/>
        </w:r>
        <w:r w:rsidR="00552850">
          <w:rPr>
            <w:webHidden/>
          </w:rPr>
          <w:instrText xml:space="preserve"> PAGEREF _Toc307836687 \h </w:instrText>
        </w:r>
        <w:r w:rsidR="00552850">
          <w:rPr>
            <w:webHidden/>
          </w:rPr>
        </w:r>
        <w:r w:rsidR="00552850">
          <w:rPr>
            <w:webHidden/>
          </w:rPr>
          <w:fldChar w:fldCharType="separate"/>
        </w:r>
        <w:r w:rsidR="00496107">
          <w:rPr>
            <w:webHidden/>
          </w:rPr>
          <w:t>5</w:t>
        </w:r>
        <w:r w:rsidR="00552850">
          <w:rPr>
            <w:webHidden/>
          </w:rPr>
          <w:fldChar w:fldCharType="end"/>
        </w:r>
      </w:hyperlink>
    </w:p>
    <w:p w14:paraId="7F220681" w14:textId="29C29268" w:rsidR="00552850" w:rsidRDefault="007D0324">
      <w:pPr>
        <w:pStyle w:val="TOC2"/>
        <w:rPr>
          <w:rFonts w:eastAsiaTheme="minorEastAsia"/>
        </w:rPr>
      </w:pPr>
      <w:hyperlink w:anchor="_Toc307836688" w:history="1">
        <w:r w:rsidR="00552850" w:rsidRPr="00386A8B">
          <w:rPr>
            <w:rStyle w:val="Hyperlink"/>
          </w:rPr>
          <w:t>Socket Types</w:t>
        </w:r>
        <w:r w:rsidR="00552850">
          <w:rPr>
            <w:webHidden/>
          </w:rPr>
          <w:tab/>
        </w:r>
        <w:r w:rsidR="00552850">
          <w:rPr>
            <w:webHidden/>
          </w:rPr>
          <w:fldChar w:fldCharType="begin"/>
        </w:r>
        <w:r w:rsidR="00552850">
          <w:rPr>
            <w:webHidden/>
          </w:rPr>
          <w:instrText xml:space="preserve"> PAGEREF _Toc307836688 \h </w:instrText>
        </w:r>
        <w:r w:rsidR="00552850">
          <w:rPr>
            <w:webHidden/>
          </w:rPr>
        </w:r>
        <w:r w:rsidR="00552850">
          <w:rPr>
            <w:webHidden/>
          </w:rPr>
          <w:fldChar w:fldCharType="separate"/>
        </w:r>
        <w:r w:rsidR="00496107">
          <w:rPr>
            <w:webHidden/>
          </w:rPr>
          <w:t>6</w:t>
        </w:r>
        <w:r w:rsidR="00552850">
          <w:rPr>
            <w:webHidden/>
          </w:rPr>
          <w:fldChar w:fldCharType="end"/>
        </w:r>
      </w:hyperlink>
    </w:p>
    <w:p w14:paraId="57607846" w14:textId="28775B0D" w:rsidR="00552850" w:rsidRDefault="007D0324">
      <w:pPr>
        <w:pStyle w:val="TOC2"/>
        <w:rPr>
          <w:rFonts w:eastAsiaTheme="minorEastAsia"/>
        </w:rPr>
      </w:pPr>
      <w:hyperlink w:anchor="_Toc307836689" w:history="1">
        <w:r w:rsidR="00552850" w:rsidRPr="00386A8B">
          <w:rPr>
            <w:rStyle w:val="Hyperlink"/>
          </w:rPr>
          <w:t>Mapping Mainboard Sockets to Socket Types</w:t>
        </w:r>
        <w:r w:rsidR="00552850">
          <w:rPr>
            <w:webHidden/>
          </w:rPr>
          <w:tab/>
        </w:r>
        <w:r w:rsidR="00552850">
          <w:rPr>
            <w:webHidden/>
          </w:rPr>
          <w:fldChar w:fldCharType="begin"/>
        </w:r>
        <w:r w:rsidR="00552850">
          <w:rPr>
            <w:webHidden/>
          </w:rPr>
          <w:instrText xml:space="preserve"> PAGEREF _Toc307836689 \h </w:instrText>
        </w:r>
        <w:r w:rsidR="00552850">
          <w:rPr>
            <w:webHidden/>
          </w:rPr>
        </w:r>
        <w:r w:rsidR="00552850">
          <w:rPr>
            <w:webHidden/>
          </w:rPr>
          <w:fldChar w:fldCharType="separate"/>
        </w:r>
        <w:r w:rsidR="00496107">
          <w:rPr>
            <w:webHidden/>
          </w:rPr>
          <w:t>8</w:t>
        </w:r>
        <w:r w:rsidR="00552850">
          <w:rPr>
            <w:webHidden/>
          </w:rPr>
          <w:fldChar w:fldCharType="end"/>
        </w:r>
      </w:hyperlink>
    </w:p>
    <w:p w14:paraId="2AF3078C" w14:textId="05ECCF34" w:rsidR="00552850" w:rsidRDefault="007D0324">
      <w:pPr>
        <w:pStyle w:val="TOC1"/>
      </w:pPr>
      <w:hyperlink w:anchor="_Toc307836690" w:history="1">
        <w:r w:rsidR="00552850" w:rsidRPr="00386A8B">
          <w:rPr>
            <w:rStyle w:val="Hyperlink"/>
          </w:rPr>
          <w:t>Pull-up Specifications</w:t>
        </w:r>
        <w:r w:rsidR="00552850">
          <w:rPr>
            <w:webHidden/>
          </w:rPr>
          <w:tab/>
        </w:r>
        <w:r w:rsidR="00552850">
          <w:rPr>
            <w:webHidden/>
          </w:rPr>
          <w:fldChar w:fldCharType="begin"/>
        </w:r>
        <w:r w:rsidR="00552850">
          <w:rPr>
            <w:webHidden/>
          </w:rPr>
          <w:instrText xml:space="preserve"> PAGEREF _Toc307836690 \h </w:instrText>
        </w:r>
        <w:r w:rsidR="00552850">
          <w:rPr>
            <w:webHidden/>
          </w:rPr>
        </w:r>
        <w:r w:rsidR="00552850">
          <w:rPr>
            <w:webHidden/>
          </w:rPr>
          <w:fldChar w:fldCharType="separate"/>
        </w:r>
        <w:r w:rsidR="00496107">
          <w:rPr>
            <w:webHidden/>
          </w:rPr>
          <w:t>8</w:t>
        </w:r>
        <w:r w:rsidR="00552850">
          <w:rPr>
            <w:webHidden/>
          </w:rPr>
          <w:fldChar w:fldCharType="end"/>
        </w:r>
      </w:hyperlink>
    </w:p>
    <w:p w14:paraId="487551D6" w14:textId="68D5AA52" w:rsidR="00552850" w:rsidRDefault="007D0324">
      <w:pPr>
        <w:pStyle w:val="TOC1"/>
      </w:pPr>
      <w:hyperlink w:anchor="_Toc307836691" w:history="1">
        <w:r w:rsidR="00552850" w:rsidRPr="00386A8B">
          <w:rPr>
            <w:rStyle w:val="Hyperlink"/>
          </w:rPr>
          <w:t>Firmware Requirements</w:t>
        </w:r>
        <w:r w:rsidR="00552850">
          <w:rPr>
            <w:webHidden/>
          </w:rPr>
          <w:tab/>
        </w:r>
        <w:r w:rsidR="00552850">
          <w:rPr>
            <w:webHidden/>
          </w:rPr>
          <w:fldChar w:fldCharType="begin"/>
        </w:r>
        <w:r w:rsidR="00552850">
          <w:rPr>
            <w:webHidden/>
          </w:rPr>
          <w:instrText xml:space="preserve"> PAGEREF _Toc307836691 \h </w:instrText>
        </w:r>
        <w:r w:rsidR="00552850">
          <w:rPr>
            <w:webHidden/>
          </w:rPr>
        </w:r>
        <w:r w:rsidR="00552850">
          <w:rPr>
            <w:webHidden/>
          </w:rPr>
          <w:fldChar w:fldCharType="separate"/>
        </w:r>
        <w:r w:rsidR="00496107">
          <w:rPr>
            <w:webHidden/>
          </w:rPr>
          <w:t>9</w:t>
        </w:r>
        <w:r w:rsidR="00552850">
          <w:rPr>
            <w:webHidden/>
          </w:rPr>
          <w:fldChar w:fldCharType="end"/>
        </w:r>
      </w:hyperlink>
    </w:p>
    <w:p w14:paraId="57D15FA0" w14:textId="67F400FA" w:rsidR="00552850" w:rsidRDefault="007D0324">
      <w:pPr>
        <w:pStyle w:val="TOC1"/>
      </w:pPr>
      <w:hyperlink w:anchor="_Toc307836692" w:history="1">
        <w:r w:rsidR="00552850" w:rsidRPr="00386A8B">
          <w:rPr>
            <w:rStyle w:val="Hyperlink"/>
          </w:rPr>
          <w:t>Software Provided to Users</w:t>
        </w:r>
        <w:r w:rsidR="00552850">
          <w:rPr>
            <w:webHidden/>
          </w:rPr>
          <w:tab/>
        </w:r>
        <w:r w:rsidR="00552850">
          <w:rPr>
            <w:webHidden/>
          </w:rPr>
          <w:fldChar w:fldCharType="begin"/>
        </w:r>
        <w:r w:rsidR="00552850">
          <w:rPr>
            <w:webHidden/>
          </w:rPr>
          <w:instrText xml:space="preserve"> PAGEREF _Toc307836692 \h </w:instrText>
        </w:r>
        <w:r w:rsidR="00552850">
          <w:rPr>
            <w:webHidden/>
          </w:rPr>
        </w:r>
        <w:r w:rsidR="00552850">
          <w:rPr>
            <w:webHidden/>
          </w:rPr>
          <w:fldChar w:fldCharType="separate"/>
        </w:r>
        <w:r w:rsidR="00496107">
          <w:rPr>
            <w:webHidden/>
          </w:rPr>
          <w:t>9</w:t>
        </w:r>
        <w:r w:rsidR="00552850">
          <w:rPr>
            <w:webHidden/>
          </w:rPr>
          <w:fldChar w:fldCharType="end"/>
        </w:r>
      </w:hyperlink>
    </w:p>
    <w:p w14:paraId="164E51A6" w14:textId="16D653F6" w:rsidR="00552850" w:rsidRDefault="007D0324">
      <w:pPr>
        <w:pStyle w:val="TOC1"/>
      </w:pPr>
      <w:hyperlink w:anchor="_Toc307836693" w:history="1">
        <w:r w:rsidR="00552850" w:rsidRPr="00386A8B">
          <w:rPr>
            <w:rStyle w:val="Hyperlink"/>
          </w:rPr>
          <w:t>Mainboard Class Library</w:t>
        </w:r>
        <w:r w:rsidR="00552850">
          <w:rPr>
            <w:webHidden/>
          </w:rPr>
          <w:tab/>
        </w:r>
        <w:r w:rsidR="00552850">
          <w:rPr>
            <w:webHidden/>
          </w:rPr>
          <w:fldChar w:fldCharType="begin"/>
        </w:r>
        <w:r w:rsidR="00552850">
          <w:rPr>
            <w:webHidden/>
          </w:rPr>
          <w:instrText xml:space="preserve"> PAGEREF _Toc307836693 \h </w:instrText>
        </w:r>
        <w:r w:rsidR="00552850">
          <w:rPr>
            <w:webHidden/>
          </w:rPr>
        </w:r>
        <w:r w:rsidR="00552850">
          <w:rPr>
            <w:webHidden/>
          </w:rPr>
          <w:fldChar w:fldCharType="separate"/>
        </w:r>
        <w:r w:rsidR="00496107">
          <w:rPr>
            <w:webHidden/>
          </w:rPr>
          <w:t>9</w:t>
        </w:r>
        <w:r w:rsidR="00552850">
          <w:rPr>
            <w:webHidden/>
          </w:rPr>
          <w:fldChar w:fldCharType="end"/>
        </w:r>
      </w:hyperlink>
    </w:p>
    <w:p w14:paraId="559EFC95" w14:textId="375FAF60" w:rsidR="00552850" w:rsidRDefault="007D0324">
      <w:pPr>
        <w:pStyle w:val="TOC1"/>
      </w:pPr>
      <w:hyperlink w:anchor="_Toc307836694" w:history="1">
        <w:r w:rsidR="00552850" w:rsidRPr="00386A8B">
          <w:rPr>
            <w:rStyle w:val="Hyperlink"/>
          </w:rPr>
          <w:t xml:space="preserve">Visual Studio </w:t>
        </w:r>
        <w:r w:rsidR="00552850" w:rsidRPr="00386A8B">
          <w:rPr>
            <w:rStyle w:val="Hyperlink"/>
          </w:rPr>
          <w:t>M</w:t>
        </w:r>
        <w:r w:rsidR="00552850" w:rsidRPr="00386A8B">
          <w:rPr>
            <w:rStyle w:val="Hyperlink"/>
          </w:rPr>
          <w:t>ainboard Template Project</w:t>
        </w:r>
        <w:r w:rsidR="00552850">
          <w:rPr>
            <w:webHidden/>
          </w:rPr>
          <w:tab/>
        </w:r>
        <w:r w:rsidR="00552850">
          <w:rPr>
            <w:webHidden/>
          </w:rPr>
          <w:fldChar w:fldCharType="begin"/>
        </w:r>
        <w:r w:rsidR="00552850">
          <w:rPr>
            <w:webHidden/>
          </w:rPr>
          <w:instrText xml:space="preserve"> PAGEREF _Toc307836694 \h </w:instrText>
        </w:r>
        <w:r w:rsidR="00552850">
          <w:rPr>
            <w:webHidden/>
          </w:rPr>
        </w:r>
        <w:r w:rsidR="00552850">
          <w:rPr>
            <w:webHidden/>
          </w:rPr>
          <w:fldChar w:fldCharType="separate"/>
        </w:r>
        <w:r w:rsidR="00496107">
          <w:rPr>
            <w:webHidden/>
          </w:rPr>
          <w:t>10</w:t>
        </w:r>
        <w:r w:rsidR="00552850">
          <w:rPr>
            <w:webHidden/>
          </w:rPr>
          <w:fldChar w:fldCharType="end"/>
        </w:r>
      </w:hyperlink>
    </w:p>
    <w:p w14:paraId="4F4CD192" w14:textId="6CD7D9C1" w:rsidR="00552850" w:rsidRDefault="007D0324">
      <w:pPr>
        <w:pStyle w:val="TOC2"/>
        <w:rPr>
          <w:rFonts w:eastAsiaTheme="minorEastAsia"/>
        </w:rPr>
      </w:pPr>
      <w:r>
        <w:fldChar w:fldCharType="begin"/>
      </w:r>
      <w:r>
        <w:instrText xml:space="preserve"> HYPERLINK \l "_Toc307836695" </w:instrText>
      </w:r>
      <w:r>
        <w:fldChar w:fldCharType="separate"/>
      </w:r>
      <w:r w:rsidR="00552850" w:rsidRPr="00386A8B">
        <w:rPr>
          <w:rStyle w:val="Hyperlink"/>
        </w:rPr>
        <w:t>Implementing the Mainboard Driver</w:t>
      </w:r>
      <w:r w:rsidR="00552850">
        <w:rPr>
          <w:webHidden/>
        </w:rPr>
        <w:tab/>
      </w:r>
      <w:r w:rsidR="00552850">
        <w:rPr>
          <w:webHidden/>
        </w:rPr>
        <w:fldChar w:fldCharType="begin"/>
      </w:r>
      <w:r w:rsidR="00552850">
        <w:rPr>
          <w:webHidden/>
        </w:rPr>
        <w:instrText xml:space="preserve"> PAGEREF _Toc307836695 \h </w:instrText>
      </w:r>
      <w:r w:rsidR="00552850">
        <w:rPr>
          <w:webHidden/>
        </w:rPr>
      </w:r>
      <w:r w:rsidR="00552850">
        <w:rPr>
          <w:webHidden/>
        </w:rPr>
        <w:fldChar w:fldCharType="separate"/>
      </w:r>
      <w:ins w:id="2" w:author="Author">
        <w:r w:rsidR="00496107">
          <w:rPr>
            <w:webHidden/>
          </w:rPr>
          <w:t>11</w:t>
        </w:r>
      </w:ins>
      <w:del w:id="3" w:author="Author">
        <w:r w:rsidR="006E62C0" w:rsidDel="00496107">
          <w:rPr>
            <w:webHidden/>
          </w:rPr>
          <w:delText>12</w:delText>
        </w:r>
      </w:del>
      <w:r w:rsidR="00552850">
        <w:rPr>
          <w:webHidden/>
        </w:rPr>
        <w:fldChar w:fldCharType="end"/>
      </w:r>
      <w:r>
        <w:fldChar w:fldCharType="end"/>
      </w:r>
    </w:p>
    <w:p w14:paraId="5110A807" w14:textId="2FC99FD3" w:rsidR="00552850" w:rsidRDefault="007D0324">
      <w:pPr>
        <w:pStyle w:val="TOC2"/>
        <w:rPr>
          <w:rFonts w:eastAsiaTheme="minorEastAsia"/>
        </w:rPr>
      </w:pPr>
      <w:hyperlink w:anchor="_Toc307836696" w:history="1">
        <w:r w:rsidR="00552850" w:rsidRPr="00386A8B">
          <w:rPr>
            <w:rStyle w:val="Hyperlink"/>
          </w:rPr>
          <w:t>Designer F1 Help</w:t>
        </w:r>
        <w:r w:rsidR="00552850">
          <w:rPr>
            <w:webHidden/>
          </w:rPr>
          <w:tab/>
        </w:r>
        <w:r w:rsidR="00552850">
          <w:rPr>
            <w:webHidden/>
          </w:rPr>
          <w:fldChar w:fldCharType="begin"/>
        </w:r>
        <w:r w:rsidR="00552850">
          <w:rPr>
            <w:webHidden/>
          </w:rPr>
          <w:instrText xml:space="preserve"> PAGEREF _Toc307836696 \h </w:instrText>
        </w:r>
        <w:r w:rsidR="00552850">
          <w:rPr>
            <w:webHidden/>
          </w:rPr>
        </w:r>
        <w:r w:rsidR="00552850">
          <w:rPr>
            <w:webHidden/>
          </w:rPr>
          <w:fldChar w:fldCharType="separate"/>
        </w:r>
        <w:r w:rsidR="00496107">
          <w:rPr>
            <w:webHidden/>
          </w:rPr>
          <w:t>14</w:t>
        </w:r>
        <w:r w:rsidR="00552850">
          <w:rPr>
            <w:webHidden/>
          </w:rPr>
          <w:fldChar w:fldCharType="end"/>
        </w:r>
      </w:hyperlink>
    </w:p>
    <w:p w14:paraId="070AF428" w14:textId="65052BE8" w:rsidR="00552850" w:rsidRDefault="007D0324">
      <w:pPr>
        <w:pStyle w:val="TOC2"/>
        <w:rPr>
          <w:rFonts w:eastAsiaTheme="minorEastAsia"/>
        </w:rPr>
      </w:pPr>
      <w:hyperlink w:anchor="_Toc307836697" w:history="1">
        <w:r w:rsidR="00552850" w:rsidRPr="00386A8B">
          <w:rPr>
            <w:rStyle w:val="Hyperlink"/>
          </w:rPr>
          <w:t>HelpUrl Attribute of Module Template</w:t>
        </w:r>
        <w:r w:rsidR="00552850">
          <w:rPr>
            <w:webHidden/>
          </w:rPr>
          <w:tab/>
        </w:r>
        <w:r w:rsidR="00552850">
          <w:rPr>
            <w:webHidden/>
          </w:rPr>
          <w:fldChar w:fldCharType="begin"/>
        </w:r>
        <w:r w:rsidR="00552850">
          <w:rPr>
            <w:webHidden/>
          </w:rPr>
          <w:instrText xml:space="preserve"> PAGEREF _Toc307836697 \h </w:instrText>
        </w:r>
        <w:r w:rsidR="00552850">
          <w:rPr>
            <w:webHidden/>
          </w:rPr>
        </w:r>
        <w:r w:rsidR="00552850">
          <w:rPr>
            <w:webHidden/>
          </w:rPr>
          <w:fldChar w:fldCharType="separate"/>
        </w:r>
        <w:r w:rsidR="00496107">
          <w:rPr>
            <w:webHidden/>
          </w:rPr>
          <w:t>15</w:t>
        </w:r>
        <w:r w:rsidR="00552850">
          <w:rPr>
            <w:webHidden/>
          </w:rPr>
          <w:fldChar w:fldCharType="end"/>
        </w:r>
      </w:hyperlink>
    </w:p>
    <w:p w14:paraId="4A454D51" w14:textId="12723D59" w:rsidR="00552850" w:rsidRDefault="007D0324">
      <w:pPr>
        <w:pStyle w:val="TOC2"/>
        <w:rPr>
          <w:rFonts w:eastAsiaTheme="minorEastAsia"/>
        </w:rPr>
      </w:pPr>
      <w:hyperlink w:anchor="_Toc307836698" w:history="1">
        <w:r w:rsidR="00552850" w:rsidRPr="00386A8B">
          <w:rPr>
            <w:rStyle w:val="Hyperlink"/>
          </w:rPr>
          <w:t>Testing the Mainboard Software</w:t>
        </w:r>
        <w:r w:rsidR="00552850">
          <w:rPr>
            <w:webHidden/>
          </w:rPr>
          <w:tab/>
        </w:r>
        <w:r w:rsidR="00552850">
          <w:rPr>
            <w:webHidden/>
          </w:rPr>
          <w:fldChar w:fldCharType="begin"/>
        </w:r>
        <w:r w:rsidR="00552850">
          <w:rPr>
            <w:webHidden/>
          </w:rPr>
          <w:instrText xml:space="preserve"> PAGEREF _Toc307836698 \h </w:instrText>
        </w:r>
        <w:r w:rsidR="00552850">
          <w:rPr>
            <w:webHidden/>
          </w:rPr>
        </w:r>
        <w:r w:rsidR="00552850">
          <w:rPr>
            <w:webHidden/>
          </w:rPr>
          <w:fldChar w:fldCharType="separate"/>
        </w:r>
        <w:r w:rsidR="00496107">
          <w:rPr>
            <w:webHidden/>
          </w:rPr>
          <w:t>16</w:t>
        </w:r>
        <w:r w:rsidR="00552850">
          <w:rPr>
            <w:webHidden/>
          </w:rPr>
          <w:fldChar w:fldCharType="end"/>
        </w:r>
      </w:hyperlink>
    </w:p>
    <w:p w14:paraId="5FB3EB66" w14:textId="43A83F8C" w:rsidR="00552850" w:rsidRDefault="007D0324">
      <w:pPr>
        <w:pStyle w:val="TOC2"/>
        <w:rPr>
          <w:rFonts w:eastAsiaTheme="minorEastAsia"/>
        </w:rPr>
      </w:pPr>
      <w:hyperlink w:anchor="_Toc307836699" w:history="1">
        <w:r w:rsidR="00552850" w:rsidRPr="00386A8B">
          <w:rPr>
            <w:rStyle w:val="Hyperlink"/>
          </w:rPr>
          <w:t>Building the MSI and MSM Installers</w:t>
        </w:r>
        <w:r w:rsidR="00552850">
          <w:rPr>
            <w:webHidden/>
          </w:rPr>
          <w:tab/>
        </w:r>
        <w:r w:rsidR="00552850">
          <w:rPr>
            <w:webHidden/>
          </w:rPr>
          <w:fldChar w:fldCharType="begin"/>
        </w:r>
        <w:r w:rsidR="00552850">
          <w:rPr>
            <w:webHidden/>
          </w:rPr>
          <w:instrText xml:space="preserve"> PAGEREF _Toc307836699 \h </w:instrText>
        </w:r>
        <w:r w:rsidR="00552850">
          <w:rPr>
            <w:webHidden/>
          </w:rPr>
        </w:r>
        <w:r w:rsidR="00552850">
          <w:rPr>
            <w:webHidden/>
          </w:rPr>
          <w:fldChar w:fldCharType="separate"/>
        </w:r>
        <w:r w:rsidR="00496107">
          <w:rPr>
            <w:webHidden/>
          </w:rPr>
          <w:t>16</w:t>
        </w:r>
        <w:r w:rsidR="00552850">
          <w:rPr>
            <w:webHidden/>
          </w:rPr>
          <w:fldChar w:fldCharType="end"/>
        </w:r>
      </w:hyperlink>
    </w:p>
    <w:p w14:paraId="145A9321" w14:textId="289AAAE3" w:rsidR="00552850" w:rsidRDefault="007D0324">
      <w:pPr>
        <w:pStyle w:val="TOC2"/>
        <w:rPr>
          <w:rFonts w:eastAsiaTheme="minorEastAsia"/>
        </w:rPr>
      </w:pPr>
      <w:r>
        <w:fldChar w:fldCharType="begin"/>
      </w:r>
      <w:r>
        <w:instrText xml:space="preserve"> HYPERLINK \l "_Toc307836700" </w:instrText>
      </w:r>
      <w:r>
        <w:fldChar w:fldCharType="separate"/>
      </w:r>
      <w:r w:rsidR="00552850" w:rsidRPr="00386A8B">
        <w:rPr>
          <w:rStyle w:val="Hyperlink"/>
        </w:rPr>
        <w:t>Making Changes to Mainboard Software</w:t>
      </w:r>
      <w:r w:rsidR="00552850">
        <w:rPr>
          <w:webHidden/>
        </w:rPr>
        <w:tab/>
      </w:r>
      <w:r w:rsidR="00552850">
        <w:rPr>
          <w:webHidden/>
        </w:rPr>
        <w:fldChar w:fldCharType="begin"/>
      </w:r>
      <w:r w:rsidR="00552850">
        <w:rPr>
          <w:webHidden/>
        </w:rPr>
        <w:instrText xml:space="preserve"> PAGEREF _Toc307836700 \h </w:instrText>
      </w:r>
      <w:r w:rsidR="00552850">
        <w:rPr>
          <w:webHidden/>
        </w:rPr>
      </w:r>
      <w:r w:rsidR="00552850">
        <w:rPr>
          <w:webHidden/>
        </w:rPr>
        <w:fldChar w:fldCharType="separate"/>
      </w:r>
      <w:ins w:id="4" w:author="Author">
        <w:r w:rsidR="00496107">
          <w:rPr>
            <w:webHidden/>
          </w:rPr>
          <w:t>17</w:t>
        </w:r>
      </w:ins>
      <w:del w:id="5" w:author="Author">
        <w:r w:rsidR="006E62C0" w:rsidDel="00496107">
          <w:rPr>
            <w:webHidden/>
          </w:rPr>
          <w:delText>18</w:delText>
        </w:r>
      </w:del>
      <w:r w:rsidR="00552850">
        <w:rPr>
          <w:webHidden/>
        </w:rPr>
        <w:fldChar w:fldCharType="end"/>
      </w:r>
      <w:r>
        <w:fldChar w:fldCharType="end"/>
      </w:r>
    </w:p>
    <w:p w14:paraId="71CB221E" w14:textId="509A95D0" w:rsidR="00552850" w:rsidRDefault="007D0324">
      <w:pPr>
        <w:pStyle w:val="TOC1"/>
      </w:pPr>
      <w:r>
        <w:fldChar w:fldCharType="begin"/>
      </w:r>
      <w:r>
        <w:instrText xml:space="preserve"> HYPERLINK \l "_Toc307836701" </w:instrText>
      </w:r>
      <w:r>
        <w:fldChar w:fldCharType="separate"/>
      </w:r>
      <w:r w:rsidR="00552850" w:rsidRPr="00386A8B">
        <w:rPr>
          <w:rStyle w:val="Hyperlink"/>
        </w:rPr>
        <w:t>Visual Studio Kit Template Project</w:t>
      </w:r>
      <w:r w:rsidR="00552850">
        <w:rPr>
          <w:webHidden/>
        </w:rPr>
        <w:tab/>
      </w:r>
      <w:r w:rsidR="00552850">
        <w:rPr>
          <w:webHidden/>
        </w:rPr>
        <w:fldChar w:fldCharType="begin"/>
      </w:r>
      <w:r w:rsidR="00552850">
        <w:rPr>
          <w:webHidden/>
        </w:rPr>
        <w:instrText xml:space="preserve"> PAGEREF _Toc307836701 \h </w:instrText>
      </w:r>
      <w:r w:rsidR="00552850">
        <w:rPr>
          <w:webHidden/>
        </w:rPr>
      </w:r>
      <w:r w:rsidR="00552850">
        <w:rPr>
          <w:webHidden/>
        </w:rPr>
        <w:fldChar w:fldCharType="separate"/>
      </w:r>
      <w:ins w:id="6" w:author="Author">
        <w:r w:rsidR="00496107">
          <w:rPr>
            <w:webHidden/>
          </w:rPr>
          <w:t>18</w:t>
        </w:r>
      </w:ins>
      <w:del w:id="7" w:author="Author">
        <w:r w:rsidR="006E62C0" w:rsidDel="00496107">
          <w:rPr>
            <w:webHidden/>
          </w:rPr>
          <w:delText>19</w:delText>
        </w:r>
      </w:del>
      <w:r w:rsidR="00552850">
        <w:rPr>
          <w:webHidden/>
        </w:rPr>
        <w:fldChar w:fldCharType="end"/>
      </w:r>
      <w:r>
        <w:fldChar w:fldCharType="end"/>
      </w:r>
    </w:p>
    <w:p w14:paraId="18E8BD88" w14:textId="5572341D" w:rsidR="00552850" w:rsidRDefault="007D0324">
      <w:pPr>
        <w:pStyle w:val="TOC2"/>
        <w:rPr>
          <w:rFonts w:eastAsiaTheme="minorEastAsia"/>
        </w:rPr>
      </w:pPr>
      <w:hyperlink w:anchor="_Toc307836702" w:history="1">
        <w:r w:rsidR="00552850" w:rsidRPr="00386A8B">
          <w:rPr>
            <w:rStyle w:val="Hyperlink"/>
          </w:rPr>
          <w:t>Including a Getting Started Guide</w:t>
        </w:r>
        <w:r w:rsidR="00552850">
          <w:rPr>
            <w:webHidden/>
          </w:rPr>
          <w:tab/>
        </w:r>
        <w:r w:rsidR="00552850">
          <w:rPr>
            <w:webHidden/>
          </w:rPr>
          <w:fldChar w:fldCharType="begin"/>
        </w:r>
        <w:r w:rsidR="00552850">
          <w:rPr>
            <w:webHidden/>
          </w:rPr>
          <w:instrText xml:space="preserve"> PAGEREF _Toc307836702 \h </w:instrText>
        </w:r>
        <w:r w:rsidR="00552850">
          <w:rPr>
            <w:webHidden/>
          </w:rPr>
        </w:r>
        <w:r w:rsidR="00552850">
          <w:rPr>
            <w:webHidden/>
          </w:rPr>
          <w:fldChar w:fldCharType="separate"/>
        </w:r>
        <w:r w:rsidR="00496107">
          <w:rPr>
            <w:webHidden/>
          </w:rPr>
          <w:t>19</w:t>
        </w:r>
        <w:r w:rsidR="00552850">
          <w:rPr>
            <w:webHidden/>
          </w:rPr>
          <w:fldChar w:fldCharType="end"/>
        </w:r>
      </w:hyperlink>
    </w:p>
    <w:p w14:paraId="33BBBBC9" w14:textId="1946176D" w:rsidR="00552850" w:rsidRDefault="007D0324">
      <w:pPr>
        <w:pStyle w:val="TOC2"/>
        <w:rPr>
          <w:rFonts w:eastAsiaTheme="minorEastAsia"/>
        </w:rPr>
      </w:pPr>
      <w:hyperlink w:anchor="_Toc307836703" w:history="1">
        <w:r w:rsidR="00552850" w:rsidRPr="00386A8B">
          <w:rPr>
            <w:rStyle w:val="Hyperlink"/>
          </w:rPr>
          <w:t>Customizing Kit Template</w:t>
        </w:r>
        <w:r w:rsidR="00552850">
          <w:rPr>
            <w:webHidden/>
          </w:rPr>
          <w:tab/>
        </w:r>
        <w:r w:rsidR="00552850">
          <w:rPr>
            <w:webHidden/>
          </w:rPr>
          <w:fldChar w:fldCharType="begin"/>
        </w:r>
        <w:r w:rsidR="00552850">
          <w:rPr>
            <w:webHidden/>
          </w:rPr>
          <w:instrText xml:space="preserve"> PAGEREF _Toc307836703 \h </w:instrText>
        </w:r>
        <w:r w:rsidR="00552850">
          <w:rPr>
            <w:webHidden/>
          </w:rPr>
        </w:r>
        <w:r w:rsidR="00552850">
          <w:rPr>
            <w:webHidden/>
          </w:rPr>
          <w:fldChar w:fldCharType="separate"/>
        </w:r>
        <w:r w:rsidR="00496107">
          <w:rPr>
            <w:webHidden/>
          </w:rPr>
          <w:t>19</w:t>
        </w:r>
        <w:r w:rsidR="00552850">
          <w:rPr>
            <w:webHidden/>
          </w:rPr>
          <w:fldChar w:fldCharType="end"/>
        </w:r>
      </w:hyperlink>
    </w:p>
    <w:p w14:paraId="441FDC65" w14:textId="30FD70BD" w:rsidR="00552850" w:rsidRDefault="007D0324">
      <w:pPr>
        <w:pStyle w:val="TOC2"/>
        <w:rPr>
          <w:rFonts w:eastAsiaTheme="minorEastAsia"/>
        </w:rPr>
      </w:pPr>
      <w:hyperlink w:anchor="_Toc307836704" w:history="1">
        <w:r w:rsidR="00552850" w:rsidRPr="00386A8B">
          <w:rPr>
            <w:rStyle w:val="Hyperlink"/>
          </w:rPr>
          <w:t>Editing the Kit Program File</w:t>
        </w:r>
        <w:r w:rsidR="00552850">
          <w:rPr>
            <w:webHidden/>
          </w:rPr>
          <w:tab/>
        </w:r>
        <w:r w:rsidR="00552850">
          <w:rPr>
            <w:webHidden/>
          </w:rPr>
          <w:fldChar w:fldCharType="begin"/>
        </w:r>
        <w:r w:rsidR="00552850">
          <w:rPr>
            <w:webHidden/>
          </w:rPr>
          <w:instrText xml:space="preserve"> PAGEREF _Toc307836704 \h </w:instrText>
        </w:r>
        <w:r w:rsidR="00552850">
          <w:rPr>
            <w:webHidden/>
          </w:rPr>
        </w:r>
        <w:r w:rsidR="00552850">
          <w:rPr>
            <w:webHidden/>
          </w:rPr>
          <w:fldChar w:fldCharType="separate"/>
        </w:r>
        <w:r w:rsidR="00496107">
          <w:rPr>
            <w:webHidden/>
          </w:rPr>
          <w:t>20</w:t>
        </w:r>
        <w:r w:rsidR="00552850">
          <w:rPr>
            <w:webHidden/>
          </w:rPr>
          <w:fldChar w:fldCharType="end"/>
        </w:r>
      </w:hyperlink>
    </w:p>
    <w:p w14:paraId="1556E862" w14:textId="05DAC8B9" w:rsidR="00552850" w:rsidRDefault="007D0324">
      <w:pPr>
        <w:pStyle w:val="TOC2"/>
        <w:rPr>
          <w:rFonts w:eastAsiaTheme="minorEastAsia"/>
        </w:rPr>
      </w:pPr>
      <w:hyperlink w:anchor="_Toc307836705" w:history="1">
        <w:r w:rsidR="00552850" w:rsidRPr="00386A8B">
          <w:rPr>
            <w:rStyle w:val="Hyperlink"/>
          </w:rPr>
          <w:t>Editing the Program Template Project File</w:t>
        </w:r>
        <w:r w:rsidR="00552850">
          <w:rPr>
            <w:webHidden/>
          </w:rPr>
          <w:tab/>
        </w:r>
        <w:r w:rsidR="00552850">
          <w:rPr>
            <w:webHidden/>
          </w:rPr>
          <w:fldChar w:fldCharType="begin"/>
        </w:r>
        <w:r w:rsidR="00552850">
          <w:rPr>
            <w:webHidden/>
          </w:rPr>
          <w:instrText xml:space="preserve"> PAGEREF _Toc307836705 \h </w:instrText>
        </w:r>
        <w:r w:rsidR="00552850">
          <w:rPr>
            <w:webHidden/>
          </w:rPr>
        </w:r>
        <w:r w:rsidR="00552850">
          <w:rPr>
            <w:webHidden/>
          </w:rPr>
          <w:fldChar w:fldCharType="separate"/>
        </w:r>
        <w:r w:rsidR="00496107">
          <w:rPr>
            <w:webHidden/>
          </w:rPr>
          <w:t>21</w:t>
        </w:r>
        <w:r w:rsidR="00552850">
          <w:rPr>
            <w:webHidden/>
          </w:rPr>
          <w:fldChar w:fldCharType="end"/>
        </w:r>
      </w:hyperlink>
    </w:p>
    <w:p w14:paraId="421DBB56" w14:textId="35530E51" w:rsidR="00552850" w:rsidRDefault="007D0324">
      <w:pPr>
        <w:pStyle w:val="TOC2"/>
        <w:rPr>
          <w:rFonts w:eastAsiaTheme="minorEastAsia"/>
        </w:rPr>
      </w:pPr>
      <w:hyperlink w:anchor="_Toc307836706" w:history="1">
        <w:r w:rsidR="00552850" w:rsidRPr="00386A8B">
          <w:rPr>
            <w:rStyle w:val="Hyperlink"/>
          </w:rPr>
          <w:t>Adding Resources and Fonts</w:t>
        </w:r>
        <w:r w:rsidR="00552850">
          <w:rPr>
            <w:webHidden/>
          </w:rPr>
          <w:tab/>
        </w:r>
        <w:r w:rsidR="00552850">
          <w:rPr>
            <w:webHidden/>
          </w:rPr>
          <w:fldChar w:fldCharType="begin"/>
        </w:r>
        <w:r w:rsidR="00552850">
          <w:rPr>
            <w:webHidden/>
          </w:rPr>
          <w:instrText xml:space="preserve"> PAGEREF _Toc307836706 \h </w:instrText>
        </w:r>
        <w:r w:rsidR="00552850">
          <w:rPr>
            <w:webHidden/>
          </w:rPr>
        </w:r>
        <w:r w:rsidR="00552850">
          <w:rPr>
            <w:webHidden/>
          </w:rPr>
          <w:fldChar w:fldCharType="separate"/>
        </w:r>
        <w:r w:rsidR="00496107">
          <w:rPr>
            <w:webHidden/>
          </w:rPr>
          <w:t>22</w:t>
        </w:r>
        <w:r w:rsidR="00552850">
          <w:rPr>
            <w:webHidden/>
          </w:rPr>
          <w:fldChar w:fldCharType="end"/>
        </w:r>
      </w:hyperlink>
    </w:p>
    <w:p w14:paraId="09A8B3E1" w14:textId="4E58FA3D" w:rsidR="00552850" w:rsidRDefault="007D0324">
      <w:pPr>
        <w:pStyle w:val="TOC2"/>
        <w:rPr>
          <w:rFonts w:eastAsiaTheme="minorEastAsia"/>
        </w:rPr>
      </w:pPr>
      <w:hyperlink w:anchor="_Toc307836707" w:history="1">
        <w:r w:rsidR="00552850" w:rsidRPr="00386A8B">
          <w:rPr>
            <w:rStyle w:val="Hyperlink"/>
          </w:rPr>
          <w:t>Preparing the Kit Installer</w:t>
        </w:r>
        <w:r w:rsidR="00552850">
          <w:rPr>
            <w:webHidden/>
          </w:rPr>
          <w:tab/>
        </w:r>
        <w:r w:rsidR="00552850">
          <w:rPr>
            <w:webHidden/>
          </w:rPr>
          <w:fldChar w:fldCharType="begin"/>
        </w:r>
        <w:r w:rsidR="00552850">
          <w:rPr>
            <w:webHidden/>
          </w:rPr>
          <w:instrText xml:space="preserve"> PAGEREF _Toc307836707 \h </w:instrText>
        </w:r>
        <w:r w:rsidR="00552850">
          <w:rPr>
            <w:webHidden/>
          </w:rPr>
        </w:r>
        <w:r w:rsidR="00552850">
          <w:rPr>
            <w:webHidden/>
          </w:rPr>
          <w:fldChar w:fldCharType="separate"/>
        </w:r>
        <w:r w:rsidR="00496107">
          <w:rPr>
            <w:webHidden/>
          </w:rPr>
          <w:t>22</w:t>
        </w:r>
        <w:r w:rsidR="00552850">
          <w:rPr>
            <w:webHidden/>
          </w:rPr>
          <w:fldChar w:fldCharType="end"/>
        </w:r>
      </w:hyperlink>
    </w:p>
    <w:p w14:paraId="280965DA" w14:textId="4684D492" w:rsidR="00552850" w:rsidRDefault="007D0324">
      <w:pPr>
        <w:pStyle w:val="TOC2"/>
        <w:rPr>
          <w:rFonts w:eastAsiaTheme="minorEastAsia"/>
        </w:rPr>
      </w:pPr>
      <w:hyperlink w:anchor="_Toc307836708" w:history="1">
        <w:r w:rsidR="00552850" w:rsidRPr="00386A8B">
          <w:rPr>
            <w:rStyle w:val="Hyperlink"/>
          </w:rPr>
          <w:t>Building the Kit</w:t>
        </w:r>
        <w:r w:rsidR="00552850">
          <w:rPr>
            <w:webHidden/>
          </w:rPr>
          <w:tab/>
        </w:r>
        <w:r w:rsidR="00552850">
          <w:rPr>
            <w:webHidden/>
          </w:rPr>
          <w:fldChar w:fldCharType="begin"/>
        </w:r>
        <w:r w:rsidR="00552850">
          <w:rPr>
            <w:webHidden/>
          </w:rPr>
          <w:instrText xml:space="preserve"> PAGEREF _Toc307836708 \h </w:instrText>
        </w:r>
        <w:r w:rsidR="00552850">
          <w:rPr>
            <w:webHidden/>
          </w:rPr>
        </w:r>
        <w:r w:rsidR="00552850">
          <w:rPr>
            <w:webHidden/>
          </w:rPr>
          <w:fldChar w:fldCharType="separate"/>
        </w:r>
        <w:r w:rsidR="00496107">
          <w:rPr>
            <w:webHidden/>
          </w:rPr>
          <w:t>22</w:t>
        </w:r>
        <w:r w:rsidR="00552850">
          <w:rPr>
            <w:webHidden/>
          </w:rPr>
          <w:fldChar w:fldCharType="end"/>
        </w:r>
      </w:hyperlink>
    </w:p>
    <w:p w14:paraId="0B952EFF" w14:textId="70DBB9C8" w:rsidR="00552850" w:rsidRDefault="007D0324">
      <w:pPr>
        <w:pStyle w:val="TOC2"/>
        <w:rPr>
          <w:rFonts w:eastAsiaTheme="minorEastAsia"/>
        </w:rPr>
      </w:pPr>
      <w:hyperlink w:anchor="_Toc307836709" w:history="1">
        <w:r w:rsidR="00552850" w:rsidRPr="00386A8B">
          <w:rPr>
            <w:rStyle w:val="Hyperlink"/>
          </w:rPr>
          <w:t>Making Changes to Kit Software</w:t>
        </w:r>
        <w:r w:rsidR="00552850">
          <w:rPr>
            <w:webHidden/>
          </w:rPr>
          <w:tab/>
        </w:r>
        <w:r w:rsidR="00552850">
          <w:rPr>
            <w:webHidden/>
          </w:rPr>
          <w:fldChar w:fldCharType="begin"/>
        </w:r>
        <w:r w:rsidR="00552850">
          <w:rPr>
            <w:webHidden/>
          </w:rPr>
          <w:instrText xml:space="preserve"> PAGEREF _Toc307836709 \h </w:instrText>
        </w:r>
        <w:r w:rsidR="00552850">
          <w:rPr>
            <w:webHidden/>
          </w:rPr>
        </w:r>
        <w:r w:rsidR="00552850">
          <w:rPr>
            <w:webHidden/>
          </w:rPr>
          <w:fldChar w:fldCharType="separate"/>
        </w:r>
        <w:r w:rsidR="00496107">
          <w:rPr>
            <w:webHidden/>
          </w:rPr>
          <w:t>23</w:t>
        </w:r>
        <w:r w:rsidR="00552850">
          <w:rPr>
            <w:webHidden/>
          </w:rPr>
          <w:fldChar w:fldCharType="end"/>
        </w:r>
      </w:hyperlink>
    </w:p>
    <w:p w14:paraId="75389518" w14:textId="38731834" w:rsidR="00552850" w:rsidRDefault="007D0324">
      <w:pPr>
        <w:pStyle w:val="TOC1"/>
      </w:pPr>
      <w:hyperlink w:anchor="_Toc307836710" w:history="1">
        <w:r w:rsidR="00552850" w:rsidRPr="00386A8B">
          <w:rPr>
            <w:rStyle w:val="Hyperlink"/>
          </w:rPr>
          <w:t>Printed Circuit Board Layout and Silkscreen Guidelines</w:t>
        </w:r>
        <w:r w:rsidR="00552850">
          <w:rPr>
            <w:webHidden/>
          </w:rPr>
          <w:tab/>
        </w:r>
        <w:r w:rsidR="00552850">
          <w:rPr>
            <w:webHidden/>
          </w:rPr>
          <w:fldChar w:fldCharType="begin"/>
        </w:r>
        <w:r w:rsidR="00552850">
          <w:rPr>
            <w:webHidden/>
          </w:rPr>
          <w:instrText xml:space="preserve"> PAGEREF _Toc307836710 \h </w:instrText>
        </w:r>
        <w:r w:rsidR="00552850">
          <w:rPr>
            <w:webHidden/>
          </w:rPr>
        </w:r>
        <w:r w:rsidR="00552850">
          <w:rPr>
            <w:webHidden/>
          </w:rPr>
          <w:fldChar w:fldCharType="separate"/>
        </w:r>
        <w:r w:rsidR="00496107">
          <w:rPr>
            <w:webHidden/>
          </w:rPr>
          <w:t>24</w:t>
        </w:r>
        <w:r w:rsidR="00552850">
          <w:rPr>
            <w:webHidden/>
          </w:rPr>
          <w:fldChar w:fldCharType="end"/>
        </w:r>
      </w:hyperlink>
    </w:p>
    <w:p w14:paraId="16BCBD39" w14:textId="327467F8" w:rsidR="00552850" w:rsidRDefault="007D0324">
      <w:pPr>
        <w:pStyle w:val="TOC2"/>
        <w:rPr>
          <w:rFonts w:eastAsiaTheme="minorEastAsia"/>
        </w:rPr>
      </w:pPr>
      <w:hyperlink w:anchor="_Toc307836711" w:history="1">
        <w:r w:rsidR="00552850" w:rsidRPr="00386A8B">
          <w:rPr>
            <w:rStyle w:val="Hyperlink"/>
          </w:rPr>
          <w:t>Sample Design</w:t>
        </w:r>
        <w:r w:rsidR="00552850">
          <w:rPr>
            <w:webHidden/>
          </w:rPr>
          <w:tab/>
        </w:r>
        <w:r w:rsidR="00552850">
          <w:rPr>
            <w:webHidden/>
          </w:rPr>
          <w:fldChar w:fldCharType="begin"/>
        </w:r>
        <w:r w:rsidR="00552850">
          <w:rPr>
            <w:webHidden/>
          </w:rPr>
          <w:instrText xml:space="preserve"> PAGEREF _Toc307836711 \h </w:instrText>
        </w:r>
        <w:r w:rsidR="00552850">
          <w:rPr>
            <w:webHidden/>
          </w:rPr>
        </w:r>
        <w:r w:rsidR="00552850">
          <w:rPr>
            <w:webHidden/>
          </w:rPr>
          <w:fldChar w:fldCharType="separate"/>
        </w:r>
        <w:r w:rsidR="00496107">
          <w:rPr>
            <w:webHidden/>
          </w:rPr>
          <w:t>24</w:t>
        </w:r>
        <w:r w:rsidR="00552850">
          <w:rPr>
            <w:webHidden/>
          </w:rPr>
          <w:fldChar w:fldCharType="end"/>
        </w:r>
      </w:hyperlink>
    </w:p>
    <w:p w14:paraId="61B3DECA" w14:textId="36C57035" w:rsidR="00552850" w:rsidRDefault="007D0324">
      <w:pPr>
        <w:pStyle w:val="TOC2"/>
        <w:rPr>
          <w:rFonts w:eastAsiaTheme="minorEastAsia"/>
        </w:rPr>
      </w:pPr>
      <w:hyperlink w:anchor="_Toc307836712" w:history="1">
        <w:r w:rsidR="00552850" w:rsidRPr="00386A8B">
          <w:rPr>
            <w:rStyle w:val="Hyperlink"/>
          </w:rPr>
          <w:t>Mounting Holes</w:t>
        </w:r>
        <w:r w:rsidR="00552850">
          <w:rPr>
            <w:webHidden/>
          </w:rPr>
          <w:tab/>
        </w:r>
        <w:r w:rsidR="00552850">
          <w:rPr>
            <w:webHidden/>
          </w:rPr>
          <w:fldChar w:fldCharType="begin"/>
        </w:r>
        <w:r w:rsidR="00552850">
          <w:rPr>
            <w:webHidden/>
          </w:rPr>
          <w:instrText xml:space="preserve"> PAGEREF _Toc307836712 \h </w:instrText>
        </w:r>
        <w:r w:rsidR="00552850">
          <w:rPr>
            <w:webHidden/>
          </w:rPr>
        </w:r>
        <w:r w:rsidR="00552850">
          <w:rPr>
            <w:webHidden/>
          </w:rPr>
          <w:fldChar w:fldCharType="separate"/>
        </w:r>
        <w:r w:rsidR="00496107">
          <w:rPr>
            <w:webHidden/>
          </w:rPr>
          <w:t>24</w:t>
        </w:r>
        <w:r w:rsidR="00552850">
          <w:rPr>
            <w:webHidden/>
          </w:rPr>
          <w:fldChar w:fldCharType="end"/>
        </w:r>
      </w:hyperlink>
    </w:p>
    <w:p w14:paraId="4C76D63B" w14:textId="4F6E764C" w:rsidR="00552850" w:rsidRDefault="007D0324">
      <w:pPr>
        <w:pStyle w:val="TOC2"/>
        <w:rPr>
          <w:rFonts w:eastAsiaTheme="minorEastAsia"/>
        </w:rPr>
      </w:pPr>
      <w:hyperlink w:anchor="_Toc307836713" w:history="1">
        <w:r w:rsidR="00552850" w:rsidRPr="00386A8B">
          <w:rPr>
            <w:rStyle w:val="Hyperlink"/>
          </w:rPr>
          <w:t>Corners</w:t>
        </w:r>
        <w:r w:rsidR="00552850">
          <w:rPr>
            <w:webHidden/>
          </w:rPr>
          <w:tab/>
        </w:r>
        <w:r w:rsidR="00552850">
          <w:rPr>
            <w:webHidden/>
          </w:rPr>
          <w:fldChar w:fldCharType="begin"/>
        </w:r>
        <w:r w:rsidR="00552850">
          <w:rPr>
            <w:webHidden/>
          </w:rPr>
          <w:instrText xml:space="preserve"> PAGEREF _Toc307836713 \h </w:instrText>
        </w:r>
        <w:r w:rsidR="00552850">
          <w:rPr>
            <w:webHidden/>
          </w:rPr>
        </w:r>
        <w:r w:rsidR="00552850">
          <w:rPr>
            <w:webHidden/>
          </w:rPr>
          <w:fldChar w:fldCharType="separate"/>
        </w:r>
        <w:r w:rsidR="00496107">
          <w:rPr>
            <w:webHidden/>
          </w:rPr>
          <w:t>25</w:t>
        </w:r>
        <w:r w:rsidR="00552850">
          <w:rPr>
            <w:webHidden/>
          </w:rPr>
          <w:fldChar w:fldCharType="end"/>
        </w:r>
      </w:hyperlink>
    </w:p>
    <w:p w14:paraId="06057007" w14:textId="5BBD21AB" w:rsidR="00552850" w:rsidRDefault="007D0324">
      <w:pPr>
        <w:pStyle w:val="TOC2"/>
        <w:rPr>
          <w:rFonts w:eastAsiaTheme="minorEastAsia"/>
        </w:rPr>
      </w:pPr>
      <w:hyperlink w:anchor="_Toc307836714" w:history="1">
        <w:r w:rsidR="00552850" w:rsidRPr="00386A8B">
          <w:rPr>
            <w:rStyle w:val="Hyperlink"/>
          </w:rPr>
          <w:t>Connectors</w:t>
        </w:r>
        <w:r w:rsidR="00552850">
          <w:rPr>
            <w:webHidden/>
          </w:rPr>
          <w:tab/>
        </w:r>
        <w:r w:rsidR="00552850">
          <w:rPr>
            <w:webHidden/>
          </w:rPr>
          <w:fldChar w:fldCharType="begin"/>
        </w:r>
        <w:r w:rsidR="00552850">
          <w:rPr>
            <w:webHidden/>
          </w:rPr>
          <w:instrText xml:space="preserve"> PAGEREF _Toc307836714 \h </w:instrText>
        </w:r>
        <w:r w:rsidR="00552850">
          <w:rPr>
            <w:webHidden/>
          </w:rPr>
        </w:r>
        <w:r w:rsidR="00552850">
          <w:rPr>
            <w:webHidden/>
          </w:rPr>
          <w:fldChar w:fldCharType="separate"/>
        </w:r>
        <w:r w:rsidR="00496107">
          <w:rPr>
            <w:webHidden/>
          </w:rPr>
          <w:t>25</w:t>
        </w:r>
        <w:r w:rsidR="00552850">
          <w:rPr>
            <w:webHidden/>
          </w:rPr>
          <w:fldChar w:fldCharType="end"/>
        </w:r>
      </w:hyperlink>
    </w:p>
    <w:p w14:paraId="19A760D0" w14:textId="01C171B8" w:rsidR="00552850" w:rsidRDefault="007D0324">
      <w:pPr>
        <w:pStyle w:val="TOC2"/>
        <w:rPr>
          <w:rFonts w:eastAsiaTheme="minorEastAsia"/>
        </w:rPr>
      </w:pPr>
      <w:hyperlink w:anchor="_Toc307836715" w:history="1">
        <w:r w:rsidR="00552850" w:rsidRPr="00386A8B">
          <w:rPr>
            <w:rStyle w:val="Hyperlink"/>
          </w:rPr>
          <w:t>Connector Silkscreen</w:t>
        </w:r>
        <w:r w:rsidR="00552850">
          <w:rPr>
            <w:webHidden/>
          </w:rPr>
          <w:tab/>
        </w:r>
        <w:r w:rsidR="00552850">
          <w:rPr>
            <w:webHidden/>
          </w:rPr>
          <w:fldChar w:fldCharType="begin"/>
        </w:r>
        <w:r w:rsidR="00552850">
          <w:rPr>
            <w:webHidden/>
          </w:rPr>
          <w:instrText xml:space="preserve"> PAGEREF _Toc307836715 \h </w:instrText>
        </w:r>
        <w:r w:rsidR="00552850">
          <w:rPr>
            <w:webHidden/>
          </w:rPr>
        </w:r>
        <w:r w:rsidR="00552850">
          <w:rPr>
            <w:webHidden/>
          </w:rPr>
          <w:fldChar w:fldCharType="separate"/>
        </w:r>
        <w:r w:rsidR="00496107">
          <w:rPr>
            <w:webHidden/>
          </w:rPr>
          <w:t>26</w:t>
        </w:r>
        <w:r w:rsidR="00552850">
          <w:rPr>
            <w:webHidden/>
          </w:rPr>
          <w:fldChar w:fldCharType="end"/>
        </w:r>
      </w:hyperlink>
    </w:p>
    <w:p w14:paraId="4539BBBE" w14:textId="75345617" w:rsidR="00552850" w:rsidRDefault="007D0324">
      <w:pPr>
        <w:pStyle w:val="TOC2"/>
        <w:rPr>
          <w:rFonts w:eastAsiaTheme="minorEastAsia"/>
        </w:rPr>
      </w:pPr>
      <w:hyperlink w:anchor="_Toc307836716" w:history="1">
        <w:r w:rsidR="00552850" w:rsidRPr="00386A8B">
          <w:rPr>
            <w:rStyle w:val="Hyperlink"/>
          </w:rPr>
          <w:t>Manufacturer, Mainboard Name, and Version Number Labels</w:t>
        </w:r>
        <w:r w:rsidR="00552850">
          <w:rPr>
            <w:webHidden/>
          </w:rPr>
          <w:tab/>
        </w:r>
        <w:r w:rsidR="00552850">
          <w:rPr>
            <w:webHidden/>
          </w:rPr>
          <w:fldChar w:fldCharType="begin"/>
        </w:r>
        <w:r w:rsidR="00552850">
          <w:rPr>
            <w:webHidden/>
          </w:rPr>
          <w:instrText xml:space="preserve"> PAGEREF _Toc307836716 \h </w:instrText>
        </w:r>
        <w:r w:rsidR="00552850">
          <w:rPr>
            <w:webHidden/>
          </w:rPr>
        </w:r>
        <w:r w:rsidR="00552850">
          <w:rPr>
            <w:webHidden/>
          </w:rPr>
          <w:fldChar w:fldCharType="separate"/>
        </w:r>
        <w:r w:rsidR="00496107">
          <w:rPr>
            <w:webHidden/>
          </w:rPr>
          <w:t>28</w:t>
        </w:r>
        <w:r w:rsidR="00552850">
          <w:rPr>
            <w:webHidden/>
          </w:rPr>
          <w:fldChar w:fldCharType="end"/>
        </w:r>
      </w:hyperlink>
    </w:p>
    <w:p w14:paraId="52E439FF" w14:textId="73D79DAD" w:rsidR="00552850" w:rsidRDefault="007D0324">
      <w:pPr>
        <w:pStyle w:val="TOC2"/>
        <w:rPr>
          <w:rFonts w:eastAsiaTheme="minorEastAsia"/>
        </w:rPr>
      </w:pPr>
      <w:hyperlink w:anchor="_Toc307836717" w:history="1">
        <w:r w:rsidR="00552850" w:rsidRPr="00386A8B">
          <w:rPr>
            <w:rStyle w:val="Hyperlink"/>
          </w:rPr>
          <w:t>Gadgeteer Graphic</w:t>
        </w:r>
        <w:r w:rsidR="00552850">
          <w:rPr>
            <w:webHidden/>
          </w:rPr>
          <w:tab/>
        </w:r>
        <w:r w:rsidR="00552850">
          <w:rPr>
            <w:webHidden/>
          </w:rPr>
          <w:fldChar w:fldCharType="begin"/>
        </w:r>
        <w:r w:rsidR="00552850">
          <w:rPr>
            <w:webHidden/>
          </w:rPr>
          <w:instrText xml:space="preserve"> PAGEREF _Toc307836717 \h </w:instrText>
        </w:r>
        <w:r w:rsidR="00552850">
          <w:rPr>
            <w:webHidden/>
          </w:rPr>
        </w:r>
        <w:r w:rsidR="00552850">
          <w:rPr>
            <w:webHidden/>
          </w:rPr>
          <w:fldChar w:fldCharType="separate"/>
        </w:r>
        <w:r w:rsidR="00496107">
          <w:rPr>
            <w:webHidden/>
          </w:rPr>
          <w:t>29</w:t>
        </w:r>
        <w:r w:rsidR="00552850">
          <w:rPr>
            <w:webHidden/>
          </w:rPr>
          <w:fldChar w:fldCharType="end"/>
        </w:r>
      </w:hyperlink>
    </w:p>
    <w:p w14:paraId="1891BA8A" w14:textId="31C8E737" w:rsidR="00552850" w:rsidRDefault="007D0324">
      <w:pPr>
        <w:pStyle w:val="TOC2"/>
        <w:rPr>
          <w:rFonts w:eastAsiaTheme="minorEastAsia"/>
        </w:rPr>
      </w:pPr>
      <w:hyperlink w:anchor="_Toc307836718" w:history="1">
        <w:r w:rsidR="00552850" w:rsidRPr="00386A8B">
          <w:rPr>
            <w:rStyle w:val="Hyperlink"/>
          </w:rPr>
          <w:t>Additional Guidelines</w:t>
        </w:r>
        <w:r w:rsidR="00552850">
          <w:rPr>
            <w:webHidden/>
          </w:rPr>
          <w:tab/>
        </w:r>
        <w:r w:rsidR="00552850">
          <w:rPr>
            <w:webHidden/>
          </w:rPr>
          <w:fldChar w:fldCharType="begin"/>
        </w:r>
        <w:r w:rsidR="00552850">
          <w:rPr>
            <w:webHidden/>
          </w:rPr>
          <w:instrText xml:space="preserve"> PAGEREF _Toc307836718 \h </w:instrText>
        </w:r>
        <w:r w:rsidR="00552850">
          <w:rPr>
            <w:webHidden/>
          </w:rPr>
        </w:r>
        <w:r w:rsidR="00552850">
          <w:rPr>
            <w:webHidden/>
          </w:rPr>
          <w:fldChar w:fldCharType="separate"/>
        </w:r>
        <w:r w:rsidR="00496107">
          <w:rPr>
            <w:webHidden/>
          </w:rPr>
          <w:t>29</w:t>
        </w:r>
        <w:r w:rsidR="00552850">
          <w:rPr>
            <w:webHidden/>
          </w:rPr>
          <w:fldChar w:fldCharType="end"/>
        </w:r>
      </w:hyperlink>
    </w:p>
    <w:p w14:paraId="29ADFDE0" w14:textId="035AFC14" w:rsidR="00552850" w:rsidRDefault="007D0324">
      <w:pPr>
        <w:pStyle w:val="TOC1"/>
      </w:pPr>
      <w:hyperlink w:anchor="_Toc307836719" w:history="1">
        <w:r w:rsidR="00552850" w:rsidRPr="00386A8B">
          <w:rPr>
            <w:rStyle w:val="Hyperlink"/>
          </w:rPr>
          <w:t>Shields</w:t>
        </w:r>
        <w:r w:rsidR="00552850">
          <w:rPr>
            <w:webHidden/>
          </w:rPr>
          <w:tab/>
        </w:r>
        <w:r w:rsidR="00552850">
          <w:rPr>
            <w:webHidden/>
          </w:rPr>
          <w:fldChar w:fldCharType="begin"/>
        </w:r>
        <w:r w:rsidR="00552850">
          <w:rPr>
            <w:webHidden/>
          </w:rPr>
          <w:instrText xml:space="preserve"> PAGEREF _Toc307836719 \h </w:instrText>
        </w:r>
        <w:r w:rsidR="00552850">
          <w:rPr>
            <w:webHidden/>
          </w:rPr>
        </w:r>
        <w:r w:rsidR="00552850">
          <w:rPr>
            <w:webHidden/>
          </w:rPr>
          <w:fldChar w:fldCharType="separate"/>
        </w:r>
        <w:r w:rsidR="00496107">
          <w:rPr>
            <w:webHidden/>
          </w:rPr>
          <w:t>30</w:t>
        </w:r>
        <w:r w:rsidR="00552850">
          <w:rPr>
            <w:webHidden/>
          </w:rPr>
          <w:fldChar w:fldCharType="end"/>
        </w:r>
      </w:hyperlink>
    </w:p>
    <w:p w14:paraId="12F147A1" w14:textId="54854F99" w:rsidR="00552850" w:rsidRDefault="007D0324">
      <w:pPr>
        <w:pStyle w:val="TOC1"/>
      </w:pPr>
      <w:hyperlink w:anchor="_Toc307836720" w:history="1">
        <w:r w:rsidR="00552850" w:rsidRPr="00386A8B">
          <w:rPr>
            <w:rStyle w:val="Hyperlink"/>
          </w:rPr>
          <w:t>Reaching Users</w:t>
        </w:r>
        <w:r w:rsidR="00552850">
          <w:rPr>
            <w:webHidden/>
          </w:rPr>
          <w:tab/>
        </w:r>
        <w:r w:rsidR="00552850">
          <w:rPr>
            <w:webHidden/>
          </w:rPr>
          <w:fldChar w:fldCharType="begin"/>
        </w:r>
        <w:r w:rsidR="00552850">
          <w:rPr>
            <w:webHidden/>
          </w:rPr>
          <w:instrText xml:space="preserve"> PAGEREF _Toc307836720 \h </w:instrText>
        </w:r>
        <w:r w:rsidR="00552850">
          <w:rPr>
            <w:webHidden/>
          </w:rPr>
        </w:r>
        <w:r w:rsidR="00552850">
          <w:rPr>
            <w:webHidden/>
          </w:rPr>
          <w:fldChar w:fldCharType="separate"/>
        </w:r>
        <w:r w:rsidR="00496107">
          <w:rPr>
            <w:webHidden/>
          </w:rPr>
          <w:t>30</w:t>
        </w:r>
        <w:r w:rsidR="00552850">
          <w:rPr>
            <w:webHidden/>
          </w:rPr>
          <w:fldChar w:fldCharType="end"/>
        </w:r>
      </w:hyperlink>
    </w:p>
    <w:p w14:paraId="4D55A961" w14:textId="194B939A" w:rsidR="00552850" w:rsidRDefault="007D0324">
      <w:pPr>
        <w:pStyle w:val="TOC1"/>
      </w:pPr>
      <w:hyperlink w:anchor="_Toc307836721" w:history="1">
        <w:r w:rsidR="00552850" w:rsidRPr="00386A8B">
          <w:rPr>
            <w:rStyle w:val="Hyperlink"/>
          </w:rPr>
          <w:t>Open Source Community Participation</w:t>
        </w:r>
        <w:r w:rsidR="00552850">
          <w:rPr>
            <w:webHidden/>
          </w:rPr>
          <w:tab/>
        </w:r>
        <w:r w:rsidR="00552850">
          <w:rPr>
            <w:webHidden/>
          </w:rPr>
          <w:fldChar w:fldCharType="begin"/>
        </w:r>
        <w:r w:rsidR="00552850">
          <w:rPr>
            <w:webHidden/>
          </w:rPr>
          <w:instrText xml:space="preserve"> PAGEREF _Toc307836721 \h </w:instrText>
        </w:r>
        <w:r w:rsidR="00552850">
          <w:rPr>
            <w:webHidden/>
          </w:rPr>
        </w:r>
        <w:r w:rsidR="00552850">
          <w:rPr>
            <w:webHidden/>
          </w:rPr>
          <w:fldChar w:fldCharType="separate"/>
        </w:r>
        <w:r w:rsidR="00496107">
          <w:rPr>
            <w:webHidden/>
          </w:rPr>
          <w:t>30</w:t>
        </w:r>
        <w:r w:rsidR="00552850">
          <w:rPr>
            <w:webHidden/>
          </w:rPr>
          <w:fldChar w:fldCharType="end"/>
        </w:r>
      </w:hyperlink>
    </w:p>
    <w:p w14:paraId="6A4FC96C" w14:textId="036A2775" w:rsidR="00552850" w:rsidRDefault="007D0324">
      <w:pPr>
        <w:pStyle w:val="TOC1"/>
      </w:pPr>
      <w:hyperlink w:anchor="_Toc307836722" w:history="1">
        <w:r w:rsidR="00552850" w:rsidRPr="00386A8B">
          <w:rPr>
            <w:rStyle w:val="Hyperlink"/>
          </w:rPr>
          <w:t>Resources</w:t>
        </w:r>
        <w:r w:rsidR="00552850">
          <w:rPr>
            <w:webHidden/>
          </w:rPr>
          <w:tab/>
        </w:r>
        <w:r w:rsidR="00552850">
          <w:rPr>
            <w:webHidden/>
          </w:rPr>
          <w:fldChar w:fldCharType="begin"/>
        </w:r>
        <w:r w:rsidR="00552850">
          <w:rPr>
            <w:webHidden/>
          </w:rPr>
          <w:instrText xml:space="preserve"> PAGEREF _Toc307836722 \h </w:instrText>
        </w:r>
        <w:r w:rsidR="00552850">
          <w:rPr>
            <w:webHidden/>
          </w:rPr>
        </w:r>
        <w:r w:rsidR="00552850">
          <w:rPr>
            <w:webHidden/>
          </w:rPr>
          <w:fldChar w:fldCharType="separate"/>
        </w:r>
        <w:r w:rsidR="00496107">
          <w:rPr>
            <w:webHidden/>
          </w:rPr>
          <w:t>30</w:t>
        </w:r>
        <w:r w:rsidR="00552850">
          <w:rPr>
            <w:webHidden/>
          </w:rPr>
          <w:fldChar w:fldCharType="end"/>
        </w:r>
      </w:hyperlink>
    </w:p>
    <w:p w14:paraId="4A2359FC" w14:textId="5408015F" w:rsidR="009C036F" w:rsidRDefault="000E61A4" w:rsidP="00C05E05">
      <w:r>
        <w:rPr>
          <w:rFonts w:ascii="Arial" w:eastAsia="MS Mincho" w:hAnsi="Arial" w:cs="Arial"/>
          <w:noProof/>
          <w:sz w:val="18"/>
          <w:szCs w:val="20"/>
        </w:rPr>
        <w:fldChar w:fldCharType="end"/>
      </w:r>
    </w:p>
    <w:p w14:paraId="4D15B4B0" w14:textId="77777777" w:rsidR="00DE77A4" w:rsidRDefault="00035098" w:rsidP="009C036F">
      <w:pPr>
        <w:pStyle w:val="Heading1"/>
        <w:pageBreakBefore/>
      </w:pPr>
      <w:bookmarkStart w:id="8" w:name="_Toc224699168"/>
      <w:bookmarkStart w:id="9" w:name="_Toc307836685"/>
      <w:r>
        <w:lastRenderedPageBreak/>
        <w:t>Introduction</w:t>
      </w:r>
      <w:bookmarkEnd w:id="8"/>
      <w:bookmarkEnd w:id="9"/>
    </w:p>
    <w:p w14:paraId="6F7185B3" w14:textId="33D39F9E" w:rsidR="00B22BAE" w:rsidRDefault="00536EF8" w:rsidP="00FF48C5">
      <w:pPr>
        <w:pStyle w:val="BodyText"/>
        <w:rPr>
          <w:lang w:val="en-GB"/>
        </w:rPr>
      </w:pPr>
      <w:r>
        <w:rPr>
          <w:lang w:val="en-GB"/>
        </w:rPr>
        <w:t xml:space="preserve">The </w:t>
      </w:r>
      <w:r w:rsidRPr="009C036F">
        <w:rPr>
          <w:i/>
          <w:lang w:val="en-GB"/>
        </w:rPr>
        <w:t>.NET</w:t>
      </w:r>
      <w:r w:rsidR="00384D56" w:rsidRPr="009C036F">
        <w:rPr>
          <w:i/>
          <w:lang w:val="en-GB"/>
        </w:rPr>
        <w:t xml:space="preserve"> </w:t>
      </w:r>
      <w:r w:rsidRPr="009C036F">
        <w:rPr>
          <w:i/>
          <w:lang w:val="en-GB"/>
        </w:rPr>
        <w:t xml:space="preserve">Gadgeteer </w:t>
      </w:r>
      <w:r w:rsidR="003C272A" w:rsidRPr="009C036F">
        <w:rPr>
          <w:i/>
          <w:lang w:val="en-GB"/>
        </w:rPr>
        <w:t>Mainboard</w:t>
      </w:r>
      <w:r w:rsidR="00384D56" w:rsidRPr="009C036F">
        <w:rPr>
          <w:i/>
          <w:lang w:val="en-GB"/>
        </w:rPr>
        <w:t xml:space="preserve"> Builder's Guide</w:t>
      </w:r>
      <w:r w:rsidR="00384D56">
        <w:rPr>
          <w:lang w:val="en-GB"/>
        </w:rPr>
        <w:t xml:space="preserve"> introduces procedures for build</w:t>
      </w:r>
      <w:r w:rsidR="00643506">
        <w:rPr>
          <w:lang w:val="en-GB"/>
        </w:rPr>
        <w:t>ing</w:t>
      </w:r>
      <w:r w:rsidR="00384D56">
        <w:rPr>
          <w:lang w:val="en-GB"/>
        </w:rPr>
        <w:t xml:space="preserve"> </w:t>
      </w:r>
      <w:r w:rsidR="00346776">
        <w:rPr>
          <w:lang w:val="en-GB"/>
        </w:rPr>
        <w:t>Microsoft</w:t>
      </w:r>
      <w:r w:rsidR="00FF48C5">
        <w:rPr>
          <w:lang w:val="en-GB"/>
        </w:rPr>
        <w:t>®</w:t>
      </w:r>
      <w:r w:rsidR="00346776">
        <w:rPr>
          <w:lang w:val="en-GB"/>
        </w:rPr>
        <w:t xml:space="preserve"> .NET </w:t>
      </w:r>
      <w:r w:rsidR="00384D56">
        <w:rPr>
          <w:lang w:val="en-GB"/>
        </w:rPr>
        <w:t>Gadgeteer</w:t>
      </w:r>
      <w:r w:rsidR="00346776">
        <w:rPr>
          <w:lang w:val="en-GB"/>
        </w:rPr>
        <w:t xml:space="preserve"> </w:t>
      </w:r>
      <w:r w:rsidR="00FD45F9">
        <w:rPr>
          <w:lang w:val="en-GB"/>
        </w:rPr>
        <w:t>(“Gadgeteer”)</w:t>
      </w:r>
      <w:r w:rsidR="00C12432">
        <w:rPr>
          <w:lang w:val="en-GB"/>
        </w:rPr>
        <w:t xml:space="preserve"> mainboards.</w:t>
      </w:r>
      <w:r w:rsidR="00384D56">
        <w:rPr>
          <w:lang w:val="en-GB"/>
        </w:rPr>
        <w:t xml:space="preserve"> </w:t>
      </w:r>
      <w:r w:rsidR="009C036F">
        <w:rPr>
          <w:lang w:val="en-GB"/>
        </w:rPr>
        <w:t xml:space="preserve">These mainboards </w:t>
      </w:r>
      <w:r w:rsidR="007E2109">
        <w:rPr>
          <w:lang w:val="en-GB"/>
        </w:rPr>
        <w:t>includ</w:t>
      </w:r>
      <w:r w:rsidR="009C036F">
        <w:rPr>
          <w:lang w:val="en-GB"/>
        </w:rPr>
        <w:t>e</w:t>
      </w:r>
      <w:r w:rsidR="008552EB">
        <w:rPr>
          <w:lang w:val="en-GB"/>
        </w:rPr>
        <w:t xml:space="preserve"> </w:t>
      </w:r>
      <w:r w:rsidR="008552EB" w:rsidRPr="008552EB">
        <w:rPr>
          <w:lang w:val="en-GB"/>
        </w:rPr>
        <w:t>printed circuit board (PCB) layout</w:t>
      </w:r>
      <w:r w:rsidR="00FF48C5">
        <w:rPr>
          <w:lang w:val="en-GB"/>
        </w:rPr>
        <w:t>s</w:t>
      </w:r>
      <w:r w:rsidR="008552EB" w:rsidRPr="008552EB">
        <w:rPr>
          <w:lang w:val="en-GB"/>
        </w:rPr>
        <w:t>, silkscreen</w:t>
      </w:r>
      <w:r w:rsidR="009C036F">
        <w:rPr>
          <w:lang w:val="en-GB"/>
        </w:rPr>
        <w:t>s</w:t>
      </w:r>
      <w:r w:rsidR="008552EB" w:rsidRPr="008552EB">
        <w:rPr>
          <w:lang w:val="en-GB"/>
        </w:rPr>
        <w:t>, socket types, and mechanical design</w:t>
      </w:r>
      <w:r w:rsidR="009C036F">
        <w:rPr>
          <w:lang w:val="en-GB"/>
        </w:rPr>
        <w:t>s.</w:t>
      </w:r>
      <w:r w:rsidR="005503A5">
        <w:rPr>
          <w:lang w:val="en-GB"/>
        </w:rPr>
        <w:t xml:space="preserve"> </w:t>
      </w:r>
      <w:r w:rsidR="00D83A95">
        <w:rPr>
          <w:lang w:val="en-GB"/>
        </w:rPr>
        <w:t>Gadgetee</w:t>
      </w:r>
      <w:r w:rsidR="007B0782">
        <w:rPr>
          <w:lang w:val="en-GB"/>
        </w:rPr>
        <w:t>r mainboard</w:t>
      </w:r>
      <w:r w:rsidR="00D83A95">
        <w:rPr>
          <w:lang w:val="en-GB"/>
        </w:rPr>
        <w:t xml:space="preserve">s </w:t>
      </w:r>
      <w:r w:rsidR="009C036F">
        <w:rPr>
          <w:lang w:val="en-GB"/>
        </w:rPr>
        <w:t xml:space="preserve">that </w:t>
      </w:r>
      <w:r w:rsidR="00FD45F9">
        <w:rPr>
          <w:lang w:val="en-GB"/>
        </w:rPr>
        <w:t>compl</w:t>
      </w:r>
      <w:r w:rsidR="009C036F">
        <w:rPr>
          <w:lang w:val="en-GB"/>
        </w:rPr>
        <w:t>y</w:t>
      </w:r>
      <w:r w:rsidR="00FD45F9">
        <w:rPr>
          <w:lang w:val="en-GB"/>
        </w:rPr>
        <w:t xml:space="preserve"> with these guidelines are compatible with Gadgeteer modules </w:t>
      </w:r>
      <w:r w:rsidR="009C036F">
        <w:rPr>
          <w:lang w:val="en-GB"/>
        </w:rPr>
        <w:t xml:space="preserve">that </w:t>
      </w:r>
      <w:r w:rsidR="00FD45F9">
        <w:rPr>
          <w:lang w:val="en-GB"/>
        </w:rPr>
        <w:t>compl</w:t>
      </w:r>
      <w:r w:rsidR="009C036F">
        <w:rPr>
          <w:lang w:val="en-GB"/>
        </w:rPr>
        <w:t>y</w:t>
      </w:r>
      <w:r w:rsidR="00FD45F9">
        <w:rPr>
          <w:lang w:val="en-GB"/>
        </w:rPr>
        <w:t xml:space="preserve"> with the equivalent Module Builder’s Guide guidelines, even if the mainboard and modules come from different designers and manufacturers.</w:t>
      </w:r>
    </w:p>
    <w:p w14:paraId="7ADAB80C" w14:textId="118AA9B2" w:rsidR="00643506" w:rsidRDefault="00643506" w:rsidP="00FF48C5">
      <w:pPr>
        <w:pStyle w:val="BodyText"/>
        <w:rPr>
          <w:lang w:val="en-GB"/>
        </w:rPr>
      </w:pPr>
      <w:r>
        <w:rPr>
          <w:lang w:val="en-GB"/>
        </w:rPr>
        <w:t>The purpose of these guidelines is to help mainboard designers ensure that their mainboards are compatible with the widest range of .NET Gadgeteer modules. We recommend that designers follow these guidelines to ensure compatibility but the guidelines cannot cover every possible situation. Wherever possible, we have tried to explain the rationale behind each guideline to make it clear what issues might arise if it is not followed. We also ask module designers to treat this as an extensible document and contribute feedback to improve and clarify the process for others.</w:t>
      </w:r>
    </w:p>
    <w:p w14:paraId="65AB9EAA" w14:textId="20DC0322" w:rsidR="005A5065" w:rsidRDefault="009C036F" w:rsidP="00FF48C5">
      <w:pPr>
        <w:pStyle w:val="BodyText"/>
        <w:rPr>
          <w:lang w:val="en-GB"/>
        </w:rPr>
      </w:pPr>
      <w:r>
        <w:rPr>
          <w:lang w:val="en-GB"/>
        </w:rPr>
        <w:t xml:space="preserve">Although </w:t>
      </w:r>
      <w:r w:rsidR="005A5065">
        <w:rPr>
          <w:lang w:val="en-GB"/>
        </w:rPr>
        <w:t xml:space="preserve">manufacturers </w:t>
      </w:r>
      <w:r>
        <w:rPr>
          <w:lang w:val="en-GB"/>
        </w:rPr>
        <w:t xml:space="preserve">can </w:t>
      </w:r>
      <w:r w:rsidR="005A5065">
        <w:rPr>
          <w:lang w:val="en-GB"/>
        </w:rPr>
        <w:t xml:space="preserve">build Gadgeteer mainboards without consulting </w:t>
      </w:r>
      <w:r w:rsidR="000B4CE9">
        <w:rPr>
          <w:lang w:val="en-GB"/>
        </w:rPr>
        <w:t>us</w:t>
      </w:r>
      <w:r w:rsidR="005A5065">
        <w:rPr>
          <w:lang w:val="en-GB"/>
        </w:rPr>
        <w:t xml:space="preserve">, we welcome </w:t>
      </w:r>
      <w:r w:rsidR="00E468E9">
        <w:rPr>
          <w:lang w:val="en-GB"/>
        </w:rPr>
        <w:t>i</w:t>
      </w:r>
      <w:r w:rsidR="005A5065">
        <w:rPr>
          <w:lang w:val="en-GB"/>
        </w:rPr>
        <w:t xml:space="preserve">nquiries from hardware manufacturers </w:t>
      </w:r>
      <w:r>
        <w:rPr>
          <w:lang w:val="en-GB"/>
        </w:rPr>
        <w:t xml:space="preserve">who want to </w:t>
      </w:r>
      <w:r w:rsidR="005A5065">
        <w:rPr>
          <w:lang w:val="en-GB"/>
        </w:rPr>
        <w:t>build Gad</w:t>
      </w:r>
      <w:r w:rsidR="00B36E94">
        <w:rPr>
          <w:lang w:val="en-GB"/>
        </w:rPr>
        <w:t>geteer-compatible hardware and will provide support</w:t>
      </w:r>
      <w:r>
        <w:rPr>
          <w:lang w:val="en-GB"/>
        </w:rPr>
        <w:t xml:space="preserve"> if we can. For further information, send an email to </w:t>
      </w:r>
      <w:hyperlink r:id="rId13" w:history="1">
        <w:r w:rsidR="00D63DD5" w:rsidRPr="00772094">
          <w:rPr>
            <w:rStyle w:val="Hyperlink"/>
            <w:lang w:val="en-GB"/>
          </w:rPr>
          <w:t>gadgeteer@microsoft.com</w:t>
        </w:r>
      </w:hyperlink>
      <w:r w:rsidR="00B36E94">
        <w:rPr>
          <w:lang w:val="en-GB"/>
        </w:rPr>
        <w:t>.</w:t>
      </w:r>
    </w:p>
    <w:p w14:paraId="41F67D5D" w14:textId="75679928" w:rsidR="00D63DD5" w:rsidRPr="00C12432" w:rsidRDefault="00D63DD5" w:rsidP="00C12432">
      <w:pPr>
        <w:pStyle w:val="BodyTextLink"/>
        <w:rPr>
          <w:noProof/>
        </w:rPr>
      </w:pPr>
      <w:r>
        <w:t>Throughout this document, all dimensions are in millimeters (mm). Unless specified, drawings and images are not to scale.</w:t>
      </w:r>
    </w:p>
    <w:p w14:paraId="4D15B4BB" w14:textId="16FC5BC8" w:rsidR="00E664DB" w:rsidRDefault="001C4729" w:rsidP="00C12432">
      <w:pPr>
        <w:pStyle w:val="Heading1"/>
      </w:pPr>
      <w:bookmarkStart w:id="10" w:name="_Toc307836686"/>
      <w:r>
        <w:t xml:space="preserve">System </w:t>
      </w:r>
      <w:r w:rsidRPr="007F12F5">
        <w:t>Requirements</w:t>
      </w:r>
      <w:bookmarkEnd w:id="10"/>
    </w:p>
    <w:p w14:paraId="64B57E28" w14:textId="6A1D3CEF" w:rsidR="00B22BAE" w:rsidRDefault="00D83A95" w:rsidP="00061062">
      <w:pPr>
        <w:pStyle w:val="BodyText"/>
      </w:pPr>
      <w:r>
        <w:t>T</w:t>
      </w:r>
      <w:r w:rsidR="00643506">
        <w:t>o use t</w:t>
      </w:r>
      <w:r w:rsidR="00754550">
        <w:t>he</w:t>
      </w:r>
      <w:r w:rsidR="00FD45F9">
        <w:t xml:space="preserve">.NET </w:t>
      </w:r>
      <w:r w:rsidR="00754550">
        <w:t>G</w:t>
      </w:r>
      <w:r w:rsidR="00643506">
        <w:t>adgeteer platform you need</w:t>
      </w:r>
      <w:r w:rsidR="00754550">
        <w:t xml:space="preserve"> th</w:t>
      </w:r>
      <w:r w:rsidR="000E324B">
        <w:t xml:space="preserve">e .NET Micro Framework </w:t>
      </w:r>
      <w:r w:rsidR="009C036F">
        <w:t>Software Development Kit (</w:t>
      </w:r>
      <w:r w:rsidR="000E324B">
        <w:t>SDK</w:t>
      </w:r>
      <w:r w:rsidR="009C036F">
        <w:t>)</w:t>
      </w:r>
      <w:r w:rsidR="000E324B">
        <w:t xml:space="preserve"> and </w:t>
      </w:r>
      <w:r w:rsidR="009C036F">
        <w:t>the</w:t>
      </w:r>
      <w:r w:rsidR="001A1B9E">
        <w:t xml:space="preserve">.NET </w:t>
      </w:r>
      <w:r w:rsidR="00754550">
        <w:t xml:space="preserve">Gadgeteer </w:t>
      </w:r>
      <w:r w:rsidR="00B0352C">
        <w:t>Core libraries</w:t>
      </w:r>
      <w:r w:rsidR="00B22BAE">
        <w:t xml:space="preserve">. </w:t>
      </w:r>
      <w:r w:rsidR="001C4729">
        <w:t>The</w:t>
      </w:r>
      <w:r w:rsidR="00A93F8F">
        <w:t xml:space="preserve"> .NET Micro Framework and Gadgeteer core libraries</w:t>
      </w:r>
      <w:r w:rsidR="001C4729">
        <w:t xml:space="preserve"> can be installed from Microsoft at</w:t>
      </w:r>
      <w:r w:rsidR="008008E6">
        <w:t xml:space="preserve"> the </w:t>
      </w:r>
      <w:hyperlink r:id="rId14" w:history="1">
        <w:r w:rsidR="008008E6" w:rsidRPr="008008E6">
          <w:rPr>
            <w:rStyle w:val="Hyperlink"/>
          </w:rPr>
          <w:t>.NET Micro Framework website</w:t>
        </w:r>
      </w:hyperlink>
      <w:r w:rsidR="001C4729">
        <w:t xml:space="preserve"> and </w:t>
      </w:r>
      <w:r w:rsidR="008008E6">
        <w:t xml:space="preserve">the </w:t>
      </w:r>
      <w:hyperlink r:id="rId15" w:history="1">
        <w:r w:rsidR="008008E6" w:rsidRPr="008008E6">
          <w:rPr>
            <w:rStyle w:val="Hyperlink"/>
          </w:rPr>
          <w:t>.NET Gadgeteer website</w:t>
        </w:r>
      </w:hyperlink>
      <w:r w:rsidR="009C036F" w:rsidRPr="00C12432">
        <w:t>, respectively</w:t>
      </w:r>
      <w:r w:rsidR="001C4729">
        <w:t>.</w:t>
      </w:r>
    </w:p>
    <w:p w14:paraId="20EA4EEB" w14:textId="012E0374" w:rsidR="005C3A80" w:rsidRPr="005C3A80" w:rsidRDefault="005C3A80" w:rsidP="00FF48C5">
      <w:pPr>
        <w:pStyle w:val="BodyTextLink"/>
      </w:pPr>
      <w:bookmarkStart w:id="11" w:name="_Toc224699173"/>
      <w:r w:rsidRPr="001C4729">
        <w:t>The</w:t>
      </w:r>
      <w:r w:rsidR="009C036F">
        <w:t xml:space="preserve"> </w:t>
      </w:r>
      <w:r w:rsidR="00FD45F9">
        <w:t xml:space="preserve">.NET </w:t>
      </w:r>
      <w:r w:rsidRPr="001C4729">
        <w:t xml:space="preserve">Gadgeteer </w:t>
      </w:r>
      <w:r w:rsidR="00CA11A7">
        <w:t>c</w:t>
      </w:r>
      <w:r w:rsidR="00FD45F9">
        <w:t>ore libraries</w:t>
      </w:r>
      <w:r w:rsidRPr="001C4729">
        <w:t xml:space="preserve"> </w:t>
      </w:r>
      <w:r w:rsidR="00B04229" w:rsidRPr="001C4729">
        <w:t xml:space="preserve">and the .NET Micro Framework </w:t>
      </w:r>
      <w:r w:rsidR="00FD45F9">
        <w:t xml:space="preserve">SDK </w:t>
      </w:r>
      <w:r w:rsidR="00B04229" w:rsidRPr="001C4729">
        <w:t>require</w:t>
      </w:r>
      <w:r w:rsidRPr="001C4729">
        <w:t xml:space="preserve"> Microsoft</w:t>
      </w:r>
      <w:r w:rsidR="00D83A95">
        <w:t xml:space="preserve"> Visual Studio</w:t>
      </w:r>
      <w:r w:rsidR="004054B8">
        <w:t>®</w:t>
      </w:r>
      <w:r w:rsidR="00D83A95">
        <w:t xml:space="preserve"> in </w:t>
      </w:r>
      <w:r w:rsidR="00B04229">
        <w:t xml:space="preserve">either </w:t>
      </w:r>
      <w:r w:rsidRPr="005C3A80">
        <w:t>of the followi</w:t>
      </w:r>
      <w:r w:rsidR="00B04229">
        <w:t xml:space="preserve">ng </w:t>
      </w:r>
      <w:r w:rsidR="003120AF">
        <w:t>vers</w:t>
      </w:r>
      <w:r w:rsidR="00FD45F9">
        <w:t>i</w:t>
      </w:r>
      <w:r w:rsidR="003120AF">
        <w:t>ons</w:t>
      </w:r>
      <w:r w:rsidR="004054B8">
        <w:t>:</w:t>
      </w:r>
    </w:p>
    <w:p w14:paraId="6F5635A7" w14:textId="047C2CCD" w:rsidR="00B22BAE" w:rsidRDefault="007D0324" w:rsidP="00FF48C5">
      <w:pPr>
        <w:pStyle w:val="BulletList"/>
      </w:pPr>
      <w:hyperlink r:id="rId16" w:tgtFrame="_new" w:history="1">
        <w:r w:rsidR="005C3A80" w:rsidRPr="005C3A80">
          <w:rPr>
            <w:rStyle w:val="Hyperlink"/>
            <w:rFonts w:cstheme="minorHAnsi"/>
          </w:rPr>
          <w:t>Visual Studio 2010</w:t>
        </w:r>
      </w:hyperlink>
      <w:r w:rsidR="004054B8">
        <w:rPr>
          <w:rStyle w:val="Hyperlink"/>
          <w:rFonts w:cstheme="minorHAnsi"/>
        </w:rPr>
        <w:t>,</w:t>
      </w:r>
      <w:r w:rsidR="005C3A80" w:rsidRPr="005C3A80">
        <w:t xml:space="preserve"> the full</w:t>
      </w:r>
      <w:r w:rsidR="004054B8">
        <w:t>-</w:t>
      </w:r>
      <w:r w:rsidR="005C3A80" w:rsidRPr="005C3A80">
        <w:t>featured Visual Studio application development suite, with support for multiple programming languages.</w:t>
      </w:r>
    </w:p>
    <w:p w14:paraId="382EA246" w14:textId="6653989D" w:rsidR="00B22BAE" w:rsidRDefault="007D0324" w:rsidP="00FF48C5">
      <w:pPr>
        <w:pStyle w:val="BulletList"/>
      </w:pPr>
      <w:hyperlink r:id="rId17" w:tgtFrame="_new" w:history="1">
        <w:r w:rsidR="005C3A80" w:rsidRPr="005C3A80">
          <w:rPr>
            <w:rStyle w:val="Hyperlink"/>
            <w:rFonts w:cstheme="minorHAnsi"/>
          </w:rPr>
          <w:t xml:space="preserve">Microsoft Visual </w:t>
        </w:r>
        <w:r w:rsidR="00A2263E">
          <w:rPr>
            <w:rStyle w:val="Hyperlink"/>
            <w:rFonts w:cstheme="minorHAnsi"/>
          </w:rPr>
          <w:t>C#</w:t>
        </w:r>
        <w:r w:rsidR="004054B8">
          <w:rPr>
            <w:rStyle w:val="Hyperlink"/>
            <w:rFonts w:cstheme="minorHAnsi"/>
          </w:rPr>
          <w:t>®</w:t>
        </w:r>
        <w:r w:rsidR="005C3A80" w:rsidRPr="005C3A80">
          <w:rPr>
            <w:rStyle w:val="Hyperlink"/>
            <w:rFonts w:cstheme="minorHAnsi"/>
          </w:rPr>
          <w:t xml:space="preserve"> Express</w:t>
        </w:r>
      </w:hyperlink>
      <w:r w:rsidR="004054B8">
        <w:rPr>
          <w:rStyle w:val="Hyperlink"/>
          <w:rFonts w:cstheme="minorHAnsi"/>
        </w:rPr>
        <w:t>,</w:t>
      </w:r>
      <w:r w:rsidR="005C3A80" w:rsidRPr="005C3A80">
        <w:t xml:space="preserve"> </w:t>
      </w:r>
      <w:r w:rsidR="004054B8">
        <w:t>a</w:t>
      </w:r>
      <w:r w:rsidR="005C3A80" w:rsidRPr="005C3A80">
        <w:t xml:space="preserve"> free alternative </w:t>
      </w:r>
      <w:r w:rsidR="004054B8">
        <w:t xml:space="preserve">that </w:t>
      </w:r>
      <w:r w:rsidR="005C3A80" w:rsidRPr="005C3A80">
        <w:t>provides lightweight, easy-to-learn and easy-to-use tools for creating Windows</w:t>
      </w:r>
      <w:r w:rsidR="004054B8">
        <w:t>®</w:t>
      </w:r>
      <w:r w:rsidR="005C3A80" w:rsidRPr="005C3A80">
        <w:t xml:space="preserve"> applications.</w:t>
      </w:r>
    </w:p>
    <w:p w14:paraId="68B273BA" w14:textId="77777777" w:rsidR="00FF48C5" w:rsidRDefault="00FF48C5" w:rsidP="00FF48C5">
      <w:pPr>
        <w:pStyle w:val="Le"/>
      </w:pPr>
    </w:p>
    <w:p w14:paraId="6B42DF4B" w14:textId="59554B17" w:rsidR="006B3D06" w:rsidRDefault="00D83A95" w:rsidP="00ED0CC0">
      <w:pPr>
        <w:pStyle w:val="Heading1"/>
      </w:pPr>
      <w:bookmarkStart w:id="12" w:name="ConnectingMainboardsAndModules"/>
      <w:bookmarkStart w:id="13" w:name="_Toc307836687"/>
      <w:r>
        <w:t xml:space="preserve">Connecting </w:t>
      </w:r>
      <w:r w:rsidR="005A1D15">
        <w:t>Mainboards</w:t>
      </w:r>
      <w:r>
        <w:t xml:space="preserve"> and Modules</w:t>
      </w:r>
      <w:bookmarkEnd w:id="12"/>
      <w:bookmarkEnd w:id="13"/>
    </w:p>
    <w:p w14:paraId="275A5AAB" w14:textId="77777777" w:rsidR="00345BF5" w:rsidRDefault="00D83A95" w:rsidP="002B2920">
      <w:pPr>
        <w:pStyle w:val="BodyText"/>
      </w:pPr>
      <w:r>
        <w:t>A Gadgeteer application</w:t>
      </w:r>
      <w:r w:rsidR="001172D4">
        <w:t xml:space="preserve"> co</w:t>
      </w:r>
      <w:r w:rsidR="003120AF">
        <w:t>mbines</w:t>
      </w:r>
      <w:r w:rsidR="001172D4">
        <w:t xml:space="preserve"> </w:t>
      </w:r>
      <w:bookmarkStart w:id="14" w:name="_Toc224699175"/>
      <w:bookmarkStart w:id="15" w:name="_Toc224974825"/>
      <w:bookmarkEnd w:id="11"/>
      <w:r w:rsidR="003120AF">
        <w:t xml:space="preserve">device </w:t>
      </w:r>
      <w:r w:rsidR="002F721B">
        <w:t>hard</w:t>
      </w:r>
      <w:r>
        <w:t xml:space="preserve">ware </w:t>
      </w:r>
      <w:r w:rsidR="00464E83">
        <w:t xml:space="preserve">and </w:t>
      </w:r>
      <w:r>
        <w:t xml:space="preserve">software </w:t>
      </w:r>
      <w:r w:rsidR="00345BF5">
        <w:t>that provides a simple API to the functionality of the module from .NET managed code</w:t>
      </w:r>
      <w:r w:rsidR="00B22BAE">
        <w:t xml:space="preserve">. </w:t>
      </w:r>
    </w:p>
    <w:p w14:paraId="50292775" w14:textId="50552A03" w:rsidR="00B22BAE" w:rsidRDefault="0053648A" w:rsidP="002B2920">
      <w:pPr>
        <w:pStyle w:val="BodyText"/>
      </w:pPr>
      <w:r>
        <w:t xml:space="preserve">When </w:t>
      </w:r>
      <w:r w:rsidR="004054B8">
        <w:t xml:space="preserve">you </w:t>
      </w:r>
      <w:r>
        <w:t>build a mainboard</w:t>
      </w:r>
      <w:r w:rsidR="002B2920">
        <w:t xml:space="preserve">, the first thing </w:t>
      </w:r>
      <w:r w:rsidR="004054B8">
        <w:t xml:space="preserve">you should </w:t>
      </w:r>
      <w:r w:rsidR="002B2920">
        <w:t>consider</w:t>
      </w:r>
      <w:r>
        <w:t xml:space="preserve"> is how the board will</w:t>
      </w:r>
      <w:r w:rsidR="002B2920">
        <w:t xml:space="preserve"> electrically</w:t>
      </w:r>
      <w:r>
        <w:t xml:space="preserve"> interface with Gadgeteer modules</w:t>
      </w:r>
      <w:r w:rsidR="002B2920">
        <w:t>.</w:t>
      </w:r>
    </w:p>
    <w:p w14:paraId="5F4D8157" w14:textId="77777777" w:rsidR="00643506" w:rsidRDefault="00643506" w:rsidP="00643506">
      <w:pPr>
        <w:pStyle w:val="BodyText"/>
      </w:pPr>
      <w:r>
        <w:lastRenderedPageBreak/>
        <w:t>When you build a module, you should first consider how to electrically interface between the module hardware and a Gadgeteer mainboard.</w:t>
      </w:r>
    </w:p>
    <w:p w14:paraId="2D49744C" w14:textId="3B67C098" w:rsidR="00643506" w:rsidRPr="00984A04" w:rsidRDefault="00643506" w:rsidP="00643506">
      <w:pPr>
        <w:pStyle w:val="BodyText"/>
      </w:pPr>
      <w:r>
        <w:t xml:space="preserve">We provide a template to help you create the managed driver that is required for new each module. For more information, see </w:t>
      </w:r>
      <w:r w:rsidRPr="004F5D54">
        <w:rPr>
          <w:b/>
        </w:rPr>
        <w:t>Interfacing with Hardware</w:t>
      </w:r>
      <w:r>
        <w:t xml:space="preserve"> later in this document.</w:t>
      </w:r>
    </w:p>
    <w:p w14:paraId="0498140F" w14:textId="77777777" w:rsidR="00643506" w:rsidRDefault="00643506" w:rsidP="002B2920">
      <w:pPr>
        <w:pStyle w:val="BodyText"/>
      </w:pPr>
    </w:p>
    <w:p w14:paraId="6E0BD326" w14:textId="70142700" w:rsidR="000F310E" w:rsidRDefault="005A1D15" w:rsidP="000F310E">
      <w:pPr>
        <w:pStyle w:val="Heading2"/>
      </w:pPr>
      <w:bookmarkStart w:id="16" w:name="_Toc307836688"/>
      <w:r>
        <w:t>Socket Types</w:t>
      </w:r>
      <w:bookmarkEnd w:id="16"/>
    </w:p>
    <w:p w14:paraId="557B9D8F" w14:textId="38978384" w:rsidR="00ED7A16" w:rsidRDefault="00ED7A16" w:rsidP="00ED7A16">
      <w:pPr>
        <w:pStyle w:val="BodyText"/>
      </w:pPr>
      <w:r w:rsidRPr="004B2562">
        <w:t xml:space="preserve">Gadgeteer </w:t>
      </w:r>
      <w:r>
        <w:t>m</w:t>
      </w:r>
      <w:r w:rsidRPr="004B2562">
        <w:t xml:space="preserve">ainboards expose their I/O capabilities through </w:t>
      </w:r>
      <w:r w:rsidRPr="005812B1">
        <w:rPr>
          <w:i/>
        </w:rPr>
        <w:t>sockets</w:t>
      </w:r>
      <w:r w:rsidRPr="004B2562">
        <w:t xml:space="preserve">. Each </w:t>
      </w:r>
      <w:r>
        <w:t>s</w:t>
      </w:r>
      <w:r w:rsidRPr="004B2562">
        <w:t>ocket is a 10-way connector, with pins labeled 1 through 10</w:t>
      </w:r>
      <w:r>
        <w:t>. F</w:t>
      </w:r>
      <w:r w:rsidRPr="004B2562">
        <w:t>or</w:t>
      </w:r>
      <w:r>
        <w:t xml:space="preserve"> detailed information about </w:t>
      </w:r>
      <w:r w:rsidRPr="004B2562">
        <w:t>connector specifications</w:t>
      </w:r>
      <w:r w:rsidR="00CA7A34">
        <w:t xml:space="preserve">, see </w:t>
      </w:r>
      <w:r w:rsidR="00CA7A34" w:rsidRPr="00CA7A34">
        <w:rPr>
          <w:b/>
        </w:rPr>
        <w:t>Mechanical Design</w:t>
      </w:r>
      <w:r>
        <w:t xml:space="preserve"> later in this document</w:t>
      </w:r>
      <w:r w:rsidRPr="004B2562">
        <w:t>.</w:t>
      </w:r>
    </w:p>
    <w:p w14:paraId="02584A0C" w14:textId="2D75B43A" w:rsidR="00ED7A16" w:rsidRPr="003A09E2" w:rsidRDefault="00ED7A16" w:rsidP="00ED7A16">
      <w:pPr>
        <w:pStyle w:val="BodyTextLink"/>
      </w:pPr>
      <w:r>
        <w:t>Mainboard s</w:t>
      </w:r>
      <w:r w:rsidRPr="004B2562">
        <w:t xml:space="preserve">ockets </w:t>
      </w:r>
      <w:r>
        <w:t>support one or more</w:t>
      </w:r>
      <w:r w:rsidRPr="004B2562">
        <w:t xml:space="preserve"> different </w:t>
      </w:r>
      <w:r w:rsidRPr="005812B1">
        <w:rPr>
          <w:i/>
        </w:rPr>
        <w:t>socket</w:t>
      </w:r>
      <w:r>
        <w:t xml:space="preserve"> </w:t>
      </w:r>
      <w:r w:rsidRPr="005812B1">
        <w:rPr>
          <w:i/>
        </w:rPr>
        <w:t>types</w:t>
      </w:r>
      <w:r>
        <w:t>. Each s</w:t>
      </w:r>
      <w:r w:rsidRPr="004B2562">
        <w:t xml:space="preserve">ocket </w:t>
      </w:r>
      <w:r>
        <w:t>type is represented by a letter</w:t>
      </w:r>
      <w:r w:rsidRPr="004B2562">
        <w:t xml:space="preserve">. </w:t>
      </w:r>
      <w:r>
        <w:t xml:space="preserve">When a mainboard socket is labeled with a socket type letter, it </w:t>
      </w:r>
      <w:r w:rsidR="009B6988">
        <w:t>guarantees a</w:t>
      </w:r>
      <w:r>
        <w:t xml:space="preserve"> particular set of electrical connections and interfaces on the socket’s pins. </w:t>
      </w:r>
      <w:r w:rsidRPr="004B2562">
        <w:t xml:space="preserve">The </w:t>
      </w:r>
      <w:r>
        <w:t>following table shows the .NET Gadgeteer Socket Types Definitions. In consultation with mainboard and module manufacturers, new socket types may be added in the future.</w:t>
      </w:r>
      <w:r>
        <w:br/>
      </w:r>
    </w:p>
    <w:tbl>
      <w:tblPr>
        <w:tblW w:w="8506" w:type="dxa"/>
        <w:tblInd w:w="-743" w:type="dxa"/>
        <w:tblLayout w:type="fixed"/>
        <w:tblLook w:val="04A0" w:firstRow="1" w:lastRow="0" w:firstColumn="1" w:lastColumn="0" w:noHBand="0" w:noVBand="1"/>
      </w:tblPr>
      <w:tblGrid>
        <w:gridCol w:w="1135"/>
        <w:gridCol w:w="709"/>
        <w:gridCol w:w="652"/>
        <w:gridCol w:w="623"/>
        <w:gridCol w:w="709"/>
        <w:gridCol w:w="709"/>
        <w:gridCol w:w="709"/>
        <w:gridCol w:w="567"/>
        <w:gridCol w:w="708"/>
        <w:gridCol w:w="709"/>
        <w:gridCol w:w="709"/>
        <w:gridCol w:w="567"/>
      </w:tblGrid>
      <w:tr w:rsidR="00ED7A16" w:rsidRPr="00E519DC" w14:paraId="54C5E351" w14:textId="77777777" w:rsidTr="00345F98">
        <w:trPr>
          <w:trHeight w:val="255"/>
        </w:trPr>
        <w:tc>
          <w:tcPr>
            <w:tcW w:w="8506" w:type="dxa"/>
            <w:gridSpan w:val="12"/>
            <w:shd w:val="clear" w:color="auto" w:fill="FFFFFF" w:themeFill="background1"/>
            <w:noWrap/>
            <w:vAlign w:val="center"/>
          </w:tcPr>
          <w:p w14:paraId="101D72B2" w14:textId="77777777" w:rsidR="00ED7A16" w:rsidRPr="003A09E2" w:rsidRDefault="00ED7A16" w:rsidP="00345F98">
            <w:pPr>
              <w:rPr>
                <w:rFonts w:ascii="Calibri" w:eastAsia="Times New Roman" w:hAnsi="Calibri" w:cs="Calibri"/>
                <w:b/>
                <w:bCs/>
                <w:color w:val="000000" w:themeColor="text1"/>
                <w:sz w:val="16"/>
                <w:szCs w:val="16"/>
                <w:lang w:val="en-GB" w:eastAsia="en-GB"/>
              </w:rPr>
            </w:pPr>
            <w:r w:rsidRPr="003A09E2">
              <w:rPr>
                <w:rFonts w:ascii="Calibri" w:eastAsia="Times New Roman" w:hAnsi="Calibri" w:cs="Calibri"/>
                <w:b/>
                <w:bCs/>
                <w:color w:val="000000" w:themeColor="text1"/>
                <w:sz w:val="28"/>
                <w:szCs w:val="16"/>
                <w:lang w:val="en-GB" w:eastAsia="en-GB"/>
              </w:rPr>
              <w:t>Socket Types Table (Version 16)</w:t>
            </w:r>
            <w:r>
              <w:rPr>
                <w:rFonts w:ascii="Calibri" w:eastAsia="Times New Roman" w:hAnsi="Calibri" w:cs="Calibri"/>
                <w:b/>
                <w:bCs/>
                <w:color w:val="000000" w:themeColor="text1"/>
                <w:sz w:val="28"/>
                <w:szCs w:val="16"/>
                <w:lang w:val="en-GB" w:eastAsia="en-GB"/>
              </w:rPr>
              <w:br/>
            </w:r>
          </w:p>
        </w:tc>
      </w:tr>
      <w:tr w:rsidR="00ED7A16" w:rsidRPr="00E519DC" w14:paraId="32441370" w14:textId="77777777" w:rsidTr="00345F98">
        <w:trPr>
          <w:trHeight w:val="255"/>
        </w:trPr>
        <w:tc>
          <w:tcPr>
            <w:tcW w:w="1135"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46AE844D" w14:textId="77777777" w:rsidR="00ED7A16" w:rsidRPr="003A09E2" w:rsidRDefault="00ED7A16" w:rsidP="00345F98">
            <w:pPr>
              <w:jc w:val="center"/>
              <w:rPr>
                <w:rFonts w:ascii="Calibri" w:eastAsia="Times New Roman" w:hAnsi="Calibri" w:cs="Calibri"/>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TYPE</w:t>
            </w:r>
          </w:p>
        </w:tc>
        <w:tc>
          <w:tcPr>
            <w:tcW w:w="709" w:type="dxa"/>
            <w:tcBorders>
              <w:left w:val="single" w:sz="4" w:space="0" w:color="auto"/>
              <w:bottom w:val="single" w:sz="4" w:space="0" w:color="auto"/>
              <w:right w:val="single" w:sz="4" w:space="0" w:color="auto"/>
            </w:tcBorders>
            <w:shd w:val="clear" w:color="auto" w:fill="595959" w:themeFill="text1" w:themeFillTint="A6"/>
            <w:vAlign w:val="center"/>
          </w:tcPr>
          <w:p w14:paraId="30164AB3"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LETTER</w:t>
            </w:r>
          </w:p>
        </w:tc>
        <w:tc>
          <w:tcPr>
            <w:tcW w:w="652"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623C8EDD"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t>1</w:t>
            </w:r>
          </w:p>
        </w:tc>
        <w:tc>
          <w:tcPr>
            <w:tcW w:w="623"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4841AC52"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2</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1A7C9F2E"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3</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39F375F0"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4</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4C0043F1"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5</w:t>
            </w:r>
          </w:p>
        </w:tc>
        <w:tc>
          <w:tcPr>
            <w:tcW w:w="567"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413B4087"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6</w:t>
            </w:r>
          </w:p>
        </w:tc>
        <w:tc>
          <w:tcPr>
            <w:tcW w:w="708"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19275BEE"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7</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15FE679F"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8</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5BD9EE0A"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9</w:t>
            </w:r>
          </w:p>
        </w:tc>
        <w:tc>
          <w:tcPr>
            <w:tcW w:w="567"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528DE713" w14:textId="77777777" w:rsidR="00ED7A16"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p>
          <w:p w14:paraId="28E69DE5" w14:textId="77777777" w:rsidR="00ED7A16" w:rsidRPr="003A09E2" w:rsidRDefault="00ED7A16" w:rsidP="00345F98">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10</w:t>
            </w:r>
          </w:p>
        </w:tc>
      </w:tr>
      <w:tr w:rsidR="00ED7A16" w:rsidRPr="00E519DC" w14:paraId="2E18CFE2"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A80D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 GPIO</w:t>
            </w:r>
          </w:p>
        </w:tc>
        <w:tc>
          <w:tcPr>
            <w:tcW w:w="709" w:type="dxa"/>
            <w:tcBorders>
              <w:top w:val="single" w:sz="4" w:space="0" w:color="auto"/>
              <w:left w:val="single" w:sz="4" w:space="0" w:color="auto"/>
              <w:bottom w:val="single" w:sz="4" w:space="0" w:color="auto"/>
              <w:right w:val="single" w:sz="4" w:space="0" w:color="auto"/>
            </w:tcBorders>
            <w:vAlign w:val="center"/>
          </w:tcPr>
          <w:p w14:paraId="401D60B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X</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4214378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1CA40BB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5C62501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42A819D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45F4148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3C36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C09C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FFC7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837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535700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789E0AC6"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BE22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7 GPIO</w:t>
            </w:r>
          </w:p>
        </w:tc>
        <w:tc>
          <w:tcPr>
            <w:tcW w:w="709" w:type="dxa"/>
            <w:tcBorders>
              <w:top w:val="single" w:sz="4" w:space="0" w:color="auto"/>
              <w:left w:val="single" w:sz="4" w:space="0" w:color="auto"/>
              <w:bottom w:val="single" w:sz="4" w:space="0" w:color="auto"/>
              <w:right w:val="single" w:sz="4" w:space="0" w:color="auto"/>
            </w:tcBorders>
            <w:vAlign w:val="center"/>
          </w:tcPr>
          <w:p w14:paraId="5C50A05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Y</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1C248BE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4117729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B93A64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A5EDE1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479F7B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620CA2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52F8D7A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F75B0B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5109BCF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DA3310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0A23B18A"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05792" w14:textId="77777777" w:rsidR="00ED7A16" w:rsidRPr="00E519DC" w:rsidRDefault="00ED7A16" w:rsidP="00345F98">
            <w:pPr>
              <w:jc w:val="center"/>
              <w:rPr>
                <w:rFonts w:ascii="Calibri" w:eastAsia="Times New Roman" w:hAnsi="Calibri" w:cs="Calibri"/>
                <w:color w:val="000000"/>
                <w:sz w:val="16"/>
                <w:szCs w:val="16"/>
                <w:lang w:val="en-GB" w:eastAsia="en-GB"/>
              </w:rPr>
            </w:pPr>
            <w:proofErr w:type="spellStart"/>
            <w:r w:rsidRPr="00E519DC">
              <w:rPr>
                <w:rFonts w:ascii="Calibri" w:eastAsia="Times New Roman" w:hAnsi="Calibri" w:cs="Calibri"/>
                <w:color w:val="000000"/>
                <w:sz w:val="16"/>
                <w:szCs w:val="16"/>
                <w:lang w:val="en-GB" w:eastAsia="en-GB"/>
              </w:rPr>
              <w:t>Analog</w:t>
            </w:r>
            <w:proofErr w:type="spellEnd"/>
            <w:r w:rsidRPr="00E519DC">
              <w:rPr>
                <w:rFonts w:ascii="Calibri" w:eastAsia="Times New Roman" w:hAnsi="Calibri" w:cs="Calibri"/>
                <w:color w:val="000000"/>
                <w:sz w:val="16"/>
                <w:szCs w:val="16"/>
                <w:lang w:val="en-GB" w:eastAsia="en-GB"/>
              </w:rPr>
              <w:t xml:space="preserve"> In</w:t>
            </w:r>
          </w:p>
        </w:tc>
        <w:tc>
          <w:tcPr>
            <w:tcW w:w="709" w:type="dxa"/>
            <w:tcBorders>
              <w:top w:val="single" w:sz="4" w:space="0" w:color="auto"/>
              <w:left w:val="single" w:sz="4" w:space="0" w:color="auto"/>
              <w:bottom w:val="single" w:sz="4" w:space="0" w:color="auto"/>
              <w:right w:val="single" w:sz="4" w:space="0" w:color="auto"/>
            </w:tcBorders>
            <w:vAlign w:val="center"/>
          </w:tcPr>
          <w:p w14:paraId="27FC6FC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A</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1A59FDA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96535B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ACA172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 (G!)</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5E7081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 (G)</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B2D1FF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5D2EF0A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35F4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A34F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F381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8A8431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D1DDD5F"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43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CAN</w:t>
            </w:r>
          </w:p>
        </w:tc>
        <w:tc>
          <w:tcPr>
            <w:tcW w:w="709" w:type="dxa"/>
            <w:tcBorders>
              <w:top w:val="single" w:sz="4" w:space="0" w:color="auto"/>
              <w:left w:val="single" w:sz="4" w:space="0" w:color="auto"/>
              <w:bottom w:val="single" w:sz="4" w:space="0" w:color="auto"/>
              <w:right w:val="single" w:sz="4" w:space="0" w:color="auto"/>
            </w:tcBorders>
            <w:vAlign w:val="center"/>
          </w:tcPr>
          <w:p w14:paraId="4A34FEA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C</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6E19D72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06003D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2E80B8C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14:paraId="1B3EA55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TD (G)</w:t>
            </w:r>
          </w:p>
        </w:tc>
        <w:tc>
          <w:tcPr>
            <w:tcW w:w="709"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14:paraId="4D5A6AD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RD (G)</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0C1078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AAEF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638C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D135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2BBE3C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4F131920"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2796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USB Device</w:t>
            </w:r>
          </w:p>
        </w:tc>
        <w:tc>
          <w:tcPr>
            <w:tcW w:w="709" w:type="dxa"/>
            <w:tcBorders>
              <w:top w:val="single" w:sz="4" w:space="0" w:color="auto"/>
              <w:left w:val="single" w:sz="4" w:space="0" w:color="auto"/>
              <w:bottom w:val="single" w:sz="4" w:space="0" w:color="auto"/>
              <w:right w:val="single" w:sz="4" w:space="0" w:color="auto"/>
            </w:tcBorders>
            <w:vAlign w:val="center"/>
          </w:tcPr>
          <w:p w14:paraId="08B9245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D</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41B4CE7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50626EE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6B46219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14:paraId="7C8346C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709"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14:paraId="533EADC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69DD71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051ED8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2B2F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8231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0170B2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412313D"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7D18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Ethernet</w:t>
            </w:r>
          </w:p>
        </w:tc>
        <w:tc>
          <w:tcPr>
            <w:tcW w:w="709" w:type="dxa"/>
            <w:tcBorders>
              <w:top w:val="single" w:sz="4" w:space="0" w:color="auto"/>
              <w:left w:val="single" w:sz="4" w:space="0" w:color="auto"/>
              <w:bottom w:val="single" w:sz="4" w:space="0" w:color="auto"/>
              <w:right w:val="single" w:sz="4" w:space="0" w:color="auto"/>
            </w:tcBorders>
            <w:vAlign w:val="center"/>
          </w:tcPr>
          <w:p w14:paraId="68EE911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E</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234035A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156566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C888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654D786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LED1 (OPT)</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6811FD4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LED2 (OPT)</w:t>
            </w:r>
          </w:p>
        </w:tc>
        <w:tc>
          <w:tcPr>
            <w:tcW w:w="567"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152FA86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D-</w:t>
            </w:r>
          </w:p>
        </w:tc>
        <w:tc>
          <w:tcPr>
            <w:tcW w:w="708"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605B3B3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D+</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26FAE29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D-</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01D3137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D+</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99DC16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11108C56"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7DC4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SD Card</w:t>
            </w:r>
          </w:p>
        </w:tc>
        <w:tc>
          <w:tcPr>
            <w:tcW w:w="709" w:type="dxa"/>
            <w:tcBorders>
              <w:top w:val="single" w:sz="4" w:space="0" w:color="auto"/>
              <w:left w:val="single" w:sz="4" w:space="0" w:color="auto"/>
              <w:bottom w:val="single" w:sz="4" w:space="0" w:color="auto"/>
              <w:right w:val="single" w:sz="4" w:space="0" w:color="auto"/>
            </w:tcBorders>
            <w:vAlign w:val="center"/>
          </w:tcPr>
          <w:p w14:paraId="37CB92C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F</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17CB7C9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478917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50705FE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021D436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DAT0</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37AF3EE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DAT1</w:t>
            </w:r>
          </w:p>
        </w:tc>
        <w:tc>
          <w:tcPr>
            <w:tcW w:w="567"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590DDDA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CMD</w:t>
            </w:r>
          </w:p>
        </w:tc>
        <w:tc>
          <w:tcPr>
            <w:tcW w:w="708"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03FCE1B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DAT2</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176C6DC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DAT3</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35BCDAB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CLK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91E78E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20481C74"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79F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USB Host</w:t>
            </w:r>
          </w:p>
        </w:tc>
        <w:tc>
          <w:tcPr>
            <w:tcW w:w="709" w:type="dxa"/>
            <w:tcBorders>
              <w:top w:val="single" w:sz="4" w:space="0" w:color="auto"/>
              <w:left w:val="single" w:sz="4" w:space="0" w:color="auto"/>
              <w:bottom w:val="single" w:sz="4" w:space="0" w:color="auto"/>
              <w:right w:val="single" w:sz="4" w:space="0" w:color="auto"/>
            </w:tcBorders>
            <w:vAlign w:val="center"/>
          </w:tcPr>
          <w:p w14:paraId="5228A1F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H</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BDA96B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BD59CD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EF99C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2EEB832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709"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1C12F51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1343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E13E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E558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47A0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6CB4CA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2C37DCC6"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83EB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I2C</w:t>
            </w:r>
          </w:p>
        </w:tc>
        <w:tc>
          <w:tcPr>
            <w:tcW w:w="709" w:type="dxa"/>
            <w:tcBorders>
              <w:top w:val="single" w:sz="4" w:space="0" w:color="auto"/>
              <w:left w:val="single" w:sz="4" w:space="0" w:color="auto"/>
              <w:bottom w:val="single" w:sz="4" w:space="0" w:color="auto"/>
              <w:right w:val="single" w:sz="4" w:space="0" w:color="auto"/>
            </w:tcBorders>
            <w:vAlign w:val="center"/>
          </w:tcPr>
          <w:p w14:paraId="650A011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I</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4BD9963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563BBC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E27A34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08AE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E8AA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6AA9F95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056A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49A084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SDA</w:t>
            </w:r>
          </w:p>
        </w:tc>
        <w:tc>
          <w:tcPr>
            <w:tcW w:w="709"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543C9F6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SCL</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4BC05D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8FBA593"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D541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UART+</w:t>
            </w:r>
            <w:r>
              <w:rPr>
                <w:rFonts w:ascii="Calibri" w:eastAsia="Times New Roman" w:hAnsi="Calibri" w:cs="Calibri"/>
                <w:color w:val="000000"/>
                <w:sz w:val="16"/>
                <w:szCs w:val="16"/>
                <w:lang w:val="en-GB" w:eastAsia="en-GB"/>
              </w:rPr>
              <w:br/>
            </w:r>
            <w:r w:rsidRPr="00E519DC">
              <w:rPr>
                <w:rFonts w:ascii="Calibri" w:eastAsia="Times New Roman" w:hAnsi="Calibri" w:cs="Calibri"/>
                <w:color w:val="000000"/>
                <w:sz w:val="16"/>
                <w:szCs w:val="16"/>
                <w:lang w:val="en-GB" w:eastAsia="en-GB"/>
              </w:rPr>
              <w:t>Handshaking</w:t>
            </w:r>
          </w:p>
        </w:tc>
        <w:tc>
          <w:tcPr>
            <w:tcW w:w="709" w:type="dxa"/>
            <w:tcBorders>
              <w:top w:val="single" w:sz="4" w:space="0" w:color="auto"/>
              <w:left w:val="single" w:sz="4" w:space="0" w:color="auto"/>
              <w:bottom w:val="single" w:sz="4" w:space="0" w:color="auto"/>
              <w:right w:val="single" w:sz="4" w:space="0" w:color="auto"/>
            </w:tcBorders>
            <w:vAlign w:val="center"/>
          </w:tcPr>
          <w:p w14:paraId="5E30177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K</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60084D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CF54C2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9774D6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30E1756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(G)</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5462F75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(G)</w:t>
            </w:r>
          </w:p>
        </w:tc>
        <w:tc>
          <w:tcPr>
            <w:tcW w:w="567"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73B6D00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RTS</w:t>
            </w:r>
          </w:p>
        </w:tc>
        <w:tc>
          <w:tcPr>
            <w:tcW w:w="708"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4757116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CTS</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28DA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2251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A95341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4D5F2DE4"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BEF17" w14:textId="77777777" w:rsidR="00ED7A16" w:rsidRPr="00E519DC" w:rsidRDefault="00ED7A16" w:rsidP="00345F98">
            <w:pPr>
              <w:jc w:val="center"/>
              <w:rPr>
                <w:rFonts w:ascii="Calibri" w:eastAsia="Times New Roman" w:hAnsi="Calibri" w:cs="Calibri"/>
                <w:color w:val="000000"/>
                <w:sz w:val="16"/>
                <w:szCs w:val="16"/>
                <w:lang w:val="en-GB" w:eastAsia="en-GB"/>
              </w:rPr>
            </w:pPr>
            <w:proofErr w:type="spellStart"/>
            <w:r w:rsidRPr="00E519DC">
              <w:rPr>
                <w:rFonts w:ascii="Calibri" w:eastAsia="Times New Roman" w:hAnsi="Calibri" w:cs="Calibri"/>
                <w:color w:val="000000"/>
                <w:sz w:val="16"/>
                <w:szCs w:val="16"/>
                <w:lang w:val="en-GB" w:eastAsia="en-GB"/>
              </w:rPr>
              <w:t>Analog</w:t>
            </w:r>
            <w:proofErr w:type="spellEnd"/>
            <w:r w:rsidRPr="00E519DC">
              <w:rPr>
                <w:rFonts w:ascii="Calibri" w:eastAsia="Times New Roman" w:hAnsi="Calibri" w:cs="Calibri"/>
                <w:color w:val="000000"/>
                <w:sz w:val="16"/>
                <w:szCs w:val="16"/>
                <w:lang w:val="en-GB" w:eastAsia="en-GB"/>
              </w:rPr>
              <w:t xml:space="preserve"> Out</w:t>
            </w:r>
          </w:p>
        </w:tc>
        <w:tc>
          <w:tcPr>
            <w:tcW w:w="709" w:type="dxa"/>
            <w:tcBorders>
              <w:top w:val="single" w:sz="4" w:space="0" w:color="auto"/>
              <w:left w:val="single" w:sz="4" w:space="0" w:color="auto"/>
              <w:bottom w:val="single" w:sz="4" w:space="0" w:color="auto"/>
              <w:right w:val="single" w:sz="4" w:space="0" w:color="auto"/>
            </w:tcBorders>
            <w:vAlign w:val="center"/>
          </w:tcPr>
          <w:p w14:paraId="69E0146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O</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547BA57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268764E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35CA6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31A1BF6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537EBC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AOUT</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C9DE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1E59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14FF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63BA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DFA7B7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7E70CCAC"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05D5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w:t>
            </w:r>
          </w:p>
        </w:tc>
        <w:tc>
          <w:tcPr>
            <w:tcW w:w="709" w:type="dxa"/>
            <w:tcBorders>
              <w:top w:val="single" w:sz="4" w:space="0" w:color="auto"/>
              <w:left w:val="single" w:sz="4" w:space="0" w:color="auto"/>
              <w:bottom w:val="single" w:sz="4" w:space="0" w:color="auto"/>
              <w:right w:val="single" w:sz="4" w:space="0" w:color="auto"/>
            </w:tcBorders>
            <w:vAlign w:val="center"/>
          </w:tcPr>
          <w:p w14:paraId="0CBABB5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P</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2B0AF9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F4C672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11D36D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D34C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DFD3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D9757A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2209ADF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 (G)</w:t>
            </w:r>
          </w:p>
        </w:tc>
        <w:tc>
          <w:tcPr>
            <w:tcW w:w="70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68643EA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 (G)</w:t>
            </w:r>
          </w:p>
        </w:tc>
        <w:tc>
          <w:tcPr>
            <w:tcW w:w="70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68C3E5D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E55D8F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086E4D15"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DFF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SPI</w:t>
            </w:r>
          </w:p>
        </w:tc>
        <w:tc>
          <w:tcPr>
            <w:tcW w:w="709" w:type="dxa"/>
            <w:tcBorders>
              <w:top w:val="single" w:sz="4" w:space="0" w:color="auto"/>
              <w:left w:val="single" w:sz="4" w:space="0" w:color="auto"/>
              <w:bottom w:val="single" w:sz="4" w:space="0" w:color="auto"/>
              <w:right w:val="single" w:sz="4" w:space="0" w:color="auto"/>
            </w:tcBorders>
            <w:vAlign w:val="center"/>
          </w:tcPr>
          <w:p w14:paraId="7A65D05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S</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2EF674D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FEE4BA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D8374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08CE80A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752B68C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D5F84C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CS</w:t>
            </w:r>
          </w:p>
        </w:tc>
        <w:tc>
          <w:tcPr>
            <w:tcW w:w="708"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7475316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MOSI</w:t>
            </w:r>
          </w:p>
        </w:tc>
        <w:tc>
          <w:tcPr>
            <w:tcW w:w="709"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4EF4892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MISO</w:t>
            </w:r>
          </w:p>
        </w:tc>
        <w:tc>
          <w:tcPr>
            <w:tcW w:w="709"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63F072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SCK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0B02E09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1AAF5081"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FE4C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Touch</w:t>
            </w:r>
          </w:p>
        </w:tc>
        <w:tc>
          <w:tcPr>
            <w:tcW w:w="709" w:type="dxa"/>
            <w:tcBorders>
              <w:top w:val="single" w:sz="4" w:space="0" w:color="auto"/>
              <w:left w:val="single" w:sz="4" w:space="0" w:color="auto"/>
              <w:bottom w:val="single" w:sz="4" w:space="0" w:color="auto"/>
              <w:right w:val="single" w:sz="4" w:space="0" w:color="auto"/>
            </w:tcBorders>
            <w:vAlign w:val="center"/>
          </w:tcPr>
          <w:p w14:paraId="4D47E74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T</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5A8071D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C9C709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992E9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579E5FB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YU</w:t>
            </w:r>
          </w:p>
        </w:tc>
        <w:tc>
          <w:tcPr>
            <w:tcW w:w="709"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71CA635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XL</w:t>
            </w:r>
          </w:p>
        </w:tc>
        <w:tc>
          <w:tcPr>
            <w:tcW w:w="567"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7C51F07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YD</w:t>
            </w:r>
          </w:p>
        </w:tc>
        <w:tc>
          <w:tcPr>
            <w:tcW w:w="708"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6E83332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XR</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DB62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2F54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398743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38DEA71"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0154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UART</w:t>
            </w:r>
          </w:p>
        </w:tc>
        <w:tc>
          <w:tcPr>
            <w:tcW w:w="709" w:type="dxa"/>
            <w:tcBorders>
              <w:top w:val="single" w:sz="4" w:space="0" w:color="auto"/>
              <w:left w:val="single" w:sz="4" w:space="0" w:color="auto"/>
              <w:bottom w:val="single" w:sz="4" w:space="0" w:color="auto"/>
              <w:right w:val="single" w:sz="4" w:space="0" w:color="auto"/>
            </w:tcBorders>
            <w:vAlign w:val="center"/>
          </w:tcPr>
          <w:p w14:paraId="482CB89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U</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6B1EEA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231DD4F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A80B0A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46068A4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(G)</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03F2BC4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(G)</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22EA3E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284C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D629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B5A6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0548C3D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2F802969"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7DB0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1</w:t>
            </w:r>
          </w:p>
        </w:tc>
        <w:tc>
          <w:tcPr>
            <w:tcW w:w="709" w:type="dxa"/>
            <w:tcBorders>
              <w:top w:val="single" w:sz="4" w:space="0" w:color="auto"/>
              <w:left w:val="single" w:sz="4" w:space="0" w:color="auto"/>
              <w:bottom w:val="single" w:sz="4" w:space="0" w:color="auto"/>
              <w:right w:val="single" w:sz="4" w:space="0" w:color="auto"/>
            </w:tcBorders>
            <w:vAlign w:val="center"/>
          </w:tcPr>
          <w:p w14:paraId="594962B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R</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6F5C1C6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BB9ADA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78F3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4F4AD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F6E39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B86B8C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A6B93B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C0EC33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VSYNC</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634EB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HSYNC</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5CEF45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C5AD485"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1746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2</w:t>
            </w:r>
          </w:p>
        </w:tc>
        <w:tc>
          <w:tcPr>
            <w:tcW w:w="709" w:type="dxa"/>
            <w:tcBorders>
              <w:top w:val="single" w:sz="4" w:space="0" w:color="auto"/>
              <w:left w:val="single" w:sz="4" w:space="0" w:color="auto"/>
              <w:bottom w:val="single" w:sz="4" w:space="0" w:color="auto"/>
              <w:right w:val="single" w:sz="4" w:space="0" w:color="auto"/>
            </w:tcBorders>
            <w:vAlign w:val="center"/>
          </w:tcPr>
          <w:p w14:paraId="329AF29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G</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D59C25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781F0A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EFB11F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0ECE09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A719D2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3A600B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2770EE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C838F4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G5</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E1B9A8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BACK</w:t>
            </w:r>
            <w:r>
              <w:rPr>
                <w:rFonts w:ascii="Calibri" w:eastAsia="Times New Roman" w:hAnsi="Calibri" w:cs="Calibri"/>
                <w:color w:val="000000"/>
                <w:sz w:val="16"/>
                <w:szCs w:val="16"/>
                <w:lang w:val="en-GB" w:eastAsia="en-GB"/>
              </w:rPr>
              <w:t>-</w:t>
            </w:r>
            <w:r w:rsidRPr="00E519DC">
              <w:rPr>
                <w:rFonts w:ascii="Calibri" w:eastAsia="Times New Roman" w:hAnsi="Calibri" w:cs="Calibri"/>
                <w:color w:val="000000"/>
                <w:sz w:val="16"/>
                <w:szCs w:val="16"/>
                <w:lang w:val="en-GB" w:eastAsia="en-GB"/>
              </w:rPr>
              <w:t>LIGHT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04055A0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5FDF10AE"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7CB5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3</w:t>
            </w:r>
          </w:p>
        </w:tc>
        <w:tc>
          <w:tcPr>
            <w:tcW w:w="709" w:type="dxa"/>
            <w:tcBorders>
              <w:top w:val="single" w:sz="4" w:space="0" w:color="auto"/>
              <w:left w:val="single" w:sz="4" w:space="0" w:color="auto"/>
              <w:bottom w:val="single" w:sz="4" w:space="0" w:color="auto"/>
              <w:right w:val="single" w:sz="4" w:space="0" w:color="auto"/>
            </w:tcBorders>
            <w:vAlign w:val="center"/>
          </w:tcPr>
          <w:p w14:paraId="11604DA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B</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68ED37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20540627"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27CD24B"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99C761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6A367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FB7D68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AAE09C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1BAFAF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EN</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D3B2C2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CLK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21A8EA4"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4EE164E3"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FBAA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 xml:space="preserve">Manufacturer </w:t>
            </w:r>
            <w:r w:rsidRPr="00E519DC">
              <w:rPr>
                <w:rFonts w:ascii="Calibri" w:eastAsia="Times New Roman" w:hAnsi="Calibri" w:cs="Calibri"/>
                <w:color w:val="000000"/>
                <w:sz w:val="16"/>
                <w:szCs w:val="16"/>
                <w:lang w:val="en-GB" w:eastAsia="en-GB"/>
              </w:rPr>
              <w:lastRenderedPageBreak/>
              <w:t>Specific</w:t>
            </w:r>
          </w:p>
        </w:tc>
        <w:tc>
          <w:tcPr>
            <w:tcW w:w="709" w:type="dxa"/>
            <w:tcBorders>
              <w:top w:val="single" w:sz="4" w:space="0" w:color="auto"/>
              <w:left w:val="single" w:sz="4" w:space="0" w:color="auto"/>
              <w:bottom w:val="single" w:sz="4" w:space="0" w:color="auto"/>
              <w:right w:val="single" w:sz="4" w:space="0" w:color="auto"/>
            </w:tcBorders>
            <w:vAlign w:val="center"/>
          </w:tcPr>
          <w:p w14:paraId="23F8718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lastRenderedPageBreak/>
              <w:t>Z</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0D28589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5FDB0E5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1C2F58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F512908"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7A0099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19C14EE"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DBE81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E62CCCF"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F580BF9"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FD02326"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ED7A16" w:rsidRPr="00E519DC" w14:paraId="654A686F" w14:textId="77777777" w:rsidTr="00345F9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82A8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lastRenderedPageBreak/>
              <w:t>DaisyLink Downstream*</w:t>
            </w:r>
          </w:p>
        </w:tc>
        <w:tc>
          <w:tcPr>
            <w:tcW w:w="709" w:type="dxa"/>
            <w:tcBorders>
              <w:top w:val="single" w:sz="4" w:space="0" w:color="auto"/>
              <w:left w:val="single" w:sz="4" w:space="0" w:color="auto"/>
              <w:bottom w:val="single" w:sz="4" w:space="0" w:color="auto"/>
              <w:right w:val="single" w:sz="4" w:space="0" w:color="auto"/>
            </w:tcBorders>
            <w:vAlign w:val="center"/>
          </w:tcPr>
          <w:p w14:paraId="60B3B975"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69DE9D7C"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1C4C920A"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08B440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39BCA0F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47741C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E241FCD"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AE4DC82"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8EC2353"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613CE30"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0D9F9A1" w14:textId="77777777" w:rsidR="00ED7A16" w:rsidRPr="00E519DC" w:rsidRDefault="00ED7A16" w:rsidP="00345F98">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bl>
    <w:p w14:paraId="72954715" w14:textId="77777777" w:rsidR="00ED7A16" w:rsidRDefault="00ED7A16" w:rsidP="00ED7A16">
      <w:pPr>
        <w:pStyle w:val="BodyText"/>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1"/>
      </w:tblGrid>
      <w:tr w:rsidR="00ED7A16" w14:paraId="57997833" w14:textId="77777777" w:rsidTr="00345F98">
        <w:tc>
          <w:tcPr>
            <w:tcW w:w="1135" w:type="dxa"/>
            <w:shd w:val="clear" w:color="auto" w:fill="FFFFFF" w:themeFill="background1"/>
          </w:tcPr>
          <w:p w14:paraId="63D4EBE2" w14:textId="77777777" w:rsidR="00ED7A16" w:rsidRPr="00BA7D96" w:rsidRDefault="00ED7A16" w:rsidP="00345F98">
            <w:pPr>
              <w:pStyle w:val="BodyTextInk"/>
              <w:rPr>
                <w:b/>
                <w:sz w:val="20"/>
              </w:rPr>
            </w:pPr>
            <w:r>
              <w:rPr>
                <w:b/>
                <w:sz w:val="20"/>
              </w:rPr>
              <w:t>LEGEND:</w:t>
            </w:r>
          </w:p>
        </w:tc>
        <w:tc>
          <w:tcPr>
            <w:tcW w:w="7371" w:type="dxa"/>
            <w:shd w:val="clear" w:color="auto" w:fill="FFFFFF" w:themeFill="background1"/>
          </w:tcPr>
          <w:p w14:paraId="7A6A35A8" w14:textId="77777777" w:rsidR="00ED7A16" w:rsidRPr="00BE705D" w:rsidRDefault="00ED7A16" w:rsidP="00345F98">
            <w:pPr>
              <w:pStyle w:val="BodyTextInk"/>
              <w:rPr>
                <w:sz w:val="20"/>
              </w:rPr>
            </w:pPr>
          </w:p>
        </w:tc>
      </w:tr>
      <w:tr w:rsidR="00ED7A16" w14:paraId="4C64EDBD" w14:textId="77777777" w:rsidTr="00345F98">
        <w:tc>
          <w:tcPr>
            <w:tcW w:w="1135" w:type="dxa"/>
            <w:shd w:val="clear" w:color="auto" w:fill="FFFFFF" w:themeFill="background1"/>
          </w:tcPr>
          <w:p w14:paraId="35A51445" w14:textId="77777777" w:rsidR="00ED7A16" w:rsidRPr="00BA7D96" w:rsidRDefault="00ED7A16" w:rsidP="00345F98">
            <w:pPr>
              <w:pStyle w:val="BodyTextInk"/>
              <w:jc w:val="right"/>
              <w:rPr>
                <w:b/>
                <w:sz w:val="20"/>
              </w:rPr>
            </w:pPr>
            <w:r w:rsidRPr="00BA7D96">
              <w:rPr>
                <w:b/>
                <w:sz w:val="20"/>
              </w:rPr>
              <w:t>GPIO</w:t>
            </w:r>
          </w:p>
        </w:tc>
        <w:tc>
          <w:tcPr>
            <w:tcW w:w="7371" w:type="dxa"/>
            <w:shd w:val="clear" w:color="auto" w:fill="FFFFFF" w:themeFill="background1"/>
          </w:tcPr>
          <w:p w14:paraId="19076972" w14:textId="77777777" w:rsidR="00ED7A16" w:rsidRPr="00BE705D" w:rsidRDefault="00ED7A16" w:rsidP="00345F98">
            <w:pPr>
              <w:pStyle w:val="BodyTextInk"/>
              <w:rPr>
                <w:sz w:val="20"/>
              </w:rPr>
            </w:pPr>
            <w:r w:rsidRPr="00BE705D">
              <w:rPr>
                <w:sz w:val="20"/>
              </w:rPr>
              <w:t>A general-purpose digital input/output pin, operating at 3.3 Volts.</w:t>
            </w:r>
          </w:p>
        </w:tc>
      </w:tr>
      <w:tr w:rsidR="00ED7A16" w14:paraId="6A5360A5" w14:textId="77777777" w:rsidTr="00345F98">
        <w:tc>
          <w:tcPr>
            <w:tcW w:w="1135" w:type="dxa"/>
            <w:shd w:val="clear" w:color="auto" w:fill="FFFFFF" w:themeFill="background1"/>
          </w:tcPr>
          <w:p w14:paraId="570155C2" w14:textId="77777777" w:rsidR="00ED7A16" w:rsidRPr="00BA7D96" w:rsidRDefault="00ED7A16" w:rsidP="00345F98">
            <w:pPr>
              <w:pStyle w:val="BodyTextInk"/>
              <w:jc w:val="right"/>
              <w:rPr>
                <w:b/>
                <w:sz w:val="20"/>
              </w:rPr>
            </w:pPr>
            <w:r w:rsidRPr="00BA7D96">
              <w:rPr>
                <w:b/>
                <w:sz w:val="20"/>
              </w:rPr>
              <w:t>(G)</w:t>
            </w:r>
          </w:p>
        </w:tc>
        <w:tc>
          <w:tcPr>
            <w:tcW w:w="7371" w:type="dxa"/>
            <w:shd w:val="clear" w:color="auto" w:fill="FFFFFF" w:themeFill="background1"/>
          </w:tcPr>
          <w:p w14:paraId="6943D51B" w14:textId="77777777" w:rsidR="00ED7A16" w:rsidRPr="00BE705D" w:rsidRDefault="00ED7A16" w:rsidP="00345F98">
            <w:pPr>
              <w:pStyle w:val="BodyTextInk"/>
              <w:rPr>
                <w:sz w:val="20"/>
              </w:rPr>
            </w:pPr>
            <w:r w:rsidRPr="00BE705D">
              <w:rPr>
                <w:sz w:val="20"/>
              </w:rPr>
              <w:t>In addition to another functionality, a pin that is also usable as a GPIO.</w:t>
            </w:r>
          </w:p>
        </w:tc>
      </w:tr>
      <w:tr w:rsidR="00ED7A16" w14:paraId="74420333" w14:textId="77777777" w:rsidTr="00345F98">
        <w:tc>
          <w:tcPr>
            <w:tcW w:w="1135" w:type="dxa"/>
            <w:shd w:val="clear" w:color="auto" w:fill="FFFFFF" w:themeFill="background1"/>
          </w:tcPr>
          <w:p w14:paraId="1BAF931A" w14:textId="77777777" w:rsidR="00ED7A16" w:rsidRPr="00BA7D96" w:rsidRDefault="00ED7A16" w:rsidP="00345F98">
            <w:pPr>
              <w:pStyle w:val="BodyTextInk"/>
              <w:jc w:val="right"/>
              <w:rPr>
                <w:b/>
                <w:sz w:val="20"/>
              </w:rPr>
            </w:pPr>
            <w:r w:rsidRPr="00BA7D96">
              <w:rPr>
                <w:b/>
                <w:sz w:val="20"/>
              </w:rPr>
              <w:t>(OPT)</w:t>
            </w:r>
          </w:p>
        </w:tc>
        <w:tc>
          <w:tcPr>
            <w:tcW w:w="7371" w:type="dxa"/>
            <w:shd w:val="clear" w:color="auto" w:fill="FFFFFF" w:themeFill="background1"/>
          </w:tcPr>
          <w:p w14:paraId="39AB1B45" w14:textId="77777777" w:rsidR="00ED7A16" w:rsidRPr="00BE705D" w:rsidRDefault="00ED7A16" w:rsidP="00345F98">
            <w:pPr>
              <w:pStyle w:val="BodyTextInk"/>
              <w:rPr>
                <w:sz w:val="20"/>
              </w:rPr>
            </w:pPr>
            <w:r w:rsidRPr="00BE705D">
              <w:rPr>
                <w:sz w:val="20"/>
              </w:rPr>
              <w:t>A socket type that is optionally supported by a mainboard or a module.</w:t>
            </w:r>
          </w:p>
        </w:tc>
      </w:tr>
      <w:tr w:rsidR="00ED7A16" w14:paraId="08BA440F" w14:textId="77777777" w:rsidTr="00345F98">
        <w:tc>
          <w:tcPr>
            <w:tcW w:w="1135" w:type="dxa"/>
            <w:shd w:val="clear" w:color="auto" w:fill="FFFFFF" w:themeFill="background1"/>
          </w:tcPr>
          <w:p w14:paraId="2381B344" w14:textId="77777777" w:rsidR="00ED7A16" w:rsidRPr="00BA7D96" w:rsidRDefault="00ED7A16" w:rsidP="00345F98">
            <w:pPr>
              <w:pStyle w:val="BodyTextInk"/>
              <w:jc w:val="right"/>
              <w:rPr>
                <w:b/>
                <w:sz w:val="20"/>
              </w:rPr>
            </w:pPr>
            <w:r w:rsidRPr="00BA7D96">
              <w:rPr>
                <w:b/>
                <w:sz w:val="20"/>
              </w:rPr>
              <w:t>[UN]</w:t>
            </w:r>
          </w:p>
        </w:tc>
        <w:tc>
          <w:tcPr>
            <w:tcW w:w="7371" w:type="dxa"/>
            <w:shd w:val="clear" w:color="auto" w:fill="FFFFFF" w:themeFill="background1"/>
          </w:tcPr>
          <w:p w14:paraId="41C6F538" w14:textId="77777777" w:rsidR="00ED7A16" w:rsidRPr="00BE705D" w:rsidRDefault="00ED7A16" w:rsidP="00345F98">
            <w:pPr>
              <w:pStyle w:val="BodyTextInk"/>
              <w:rPr>
                <w:sz w:val="20"/>
              </w:rPr>
            </w:pPr>
            <w:r w:rsidRPr="00BE705D">
              <w:rPr>
                <w:sz w:val="20"/>
              </w:rPr>
              <w:t xml:space="preserve">Modules must not connect to this pin if using this socket type. Mainboards can </w:t>
            </w:r>
            <w:r>
              <w:rPr>
                <w:sz w:val="20"/>
              </w:rPr>
              <w:t xml:space="preserve">support multiple socket types on one socket, as long as individual pin functionalities overlap in a compatible manner.  A pin from one socket type can overlap with a [UN] pin of another. </w:t>
            </w:r>
          </w:p>
        </w:tc>
      </w:tr>
      <w:tr w:rsidR="00ED7A16" w14:paraId="214A8CB3" w14:textId="77777777" w:rsidTr="00345F98">
        <w:tc>
          <w:tcPr>
            <w:tcW w:w="1135" w:type="dxa"/>
            <w:shd w:val="clear" w:color="auto" w:fill="FFFFFF" w:themeFill="background1"/>
          </w:tcPr>
          <w:p w14:paraId="6CD19756" w14:textId="77777777" w:rsidR="00ED7A16" w:rsidRPr="00BA7D96" w:rsidRDefault="00ED7A16" w:rsidP="00345F98">
            <w:pPr>
              <w:pStyle w:val="BodyTextInk"/>
              <w:jc w:val="right"/>
              <w:rPr>
                <w:b/>
                <w:sz w:val="20"/>
              </w:rPr>
            </w:pPr>
            <w:r w:rsidRPr="00BA7D96">
              <w:rPr>
                <w:b/>
                <w:sz w:val="20"/>
              </w:rPr>
              <w:t>[MS]</w:t>
            </w:r>
          </w:p>
        </w:tc>
        <w:tc>
          <w:tcPr>
            <w:tcW w:w="7371" w:type="dxa"/>
            <w:shd w:val="clear" w:color="auto" w:fill="FFFFFF" w:themeFill="background1"/>
          </w:tcPr>
          <w:p w14:paraId="3FA7BEAB" w14:textId="77777777" w:rsidR="00ED7A16" w:rsidRPr="00BE705D" w:rsidRDefault="00ED7A16" w:rsidP="00345F98">
            <w:pPr>
              <w:pStyle w:val="BodyTextInk"/>
              <w:rPr>
                <w:sz w:val="20"/>
              </w:rPr>
            </w:pPr>
            <w:r w:rsidRPr="00BE705D">
              <w:rPr>
                <w:sz w:val="20"/>
              </w:rPr>
              <w:t>A manufacturer-specific pin. See the documentation from the manufacturer of the board.</w:t>
            </w:r>
          </w:p>
        </w:tc>
      </w:tr>
      <w:tr w:rsidR="00ED7A16" w14:paraId="61092DE0" w14:textId="77777777" w:rsidTr="00345F98">
        <w:tc>
          <w:tcPr>
            <w:tcW w:w="1135" w:type="dxa"/>
            <w:shd w:val="clear" w:color="auto" w:fill="FFFFFF" w:themeFill="background1"/>
          </w:tcPr>
          <w:p w14:paraId="44047C0E" w14:textId="77777777" w:rsidR="00ED7A16" w:rsidRPr="00BA7D96" w:rsidRDefault="00ED7A16" w:rsidP="00345F98">
            <w:pPr>
              <w:pStyle w:val="BodyTextInk"/>
              <w:jc w:val="right"/>
              <w:rPr>
                <w:b/>
                <w:sz w:val="20"/>
              </w:rPr>
            </w:pPr>
            <w:r w:rsidRPr="00BA7D96">
              <w:rPr>
                <w:b/>
                <w:sz w:val="20"/>
              </w:rPr>
              <w:t>!</w:t>
            </w:r>
          </w:p>
        </w:tc>
        <w:tc>
          <w:tcPr>
            <w:tcW w:w="7371" w:type="dxa"/>
            <w:shd w:val="clear" w:color="auto" w:fill="FFFFFF" w:themeFill="background1"/>
          </w:tcPr>
          <w:p w14:paraId="7B17F46F" w14:textId="77777777" w:rsidR="00ED7A16" w:rsidRPr="00BE705D" w:rsidRDefault="00ED7A16" w:rsidP="00345F98">
            <w:pPr>
              <w:pStyle w:val="BodyTextInk"/>
              <w:rPr>
                <w:sz w:val="20"/>
              </w:rPr>
            </w:pPr>
            <w:r w:rsidRPr="00BE705D">
              <w:rPr>
                <w:sz w:val="20"/>
              </w:rPr>
              <w:t xml:space="preserve">Interrupt-capable and software pull-up capable </w:t>
            </w:r>
            <w:r>
              <w:rPr>
                <w:sz w:val="20"/>
              </w:rPr>
              <w:t xml:space="preserve">GPIO </w:t>
            </w:r>
            <w:r w:rsidRPr="00BE705D">
              <w:rPr>
                <w:sz w:val="20"/>
              </w:rPr>
              <w:t>(the pull-up is switchable and in the range of 10,000 to 100,000 ohms).</w:t>
            </w:r>
          </w:p>
        </w:tc>
      </w:tr>
      <w:tr w:rsidR="00ED7A16" w14:paraId="32A70187" w14:textId="77777777" w:rsidTr="00345F98">
        <w:tc>
          <w:tcPr>
            <w:tcW w:w="1135" w:type="dxa"/>
            <w:shd w:val="clear" w:color="auto" w:fill="FFFFFF" w:themeFill="background1"/>
          </w:tcPr>
          <w:p w14:paraId="3831C544" w14:textId="77777777" w:rsidR="00ED7A16" w:rsidRPr="00BA7D96" w:rsidRDefault="00ED7A16" w:rsidP="00345F98">
            <w:pPr>
              <w:pStyle w:val="BodyTextInk"/>
              <w:jc w:val="right"/>
              <w:rPr>
                <w:b/>
                <w:sz w:val="20"/>
              </w:rPr>
            </w:pPr>
            <w:r w:rsidRPr="00BA7D96">
              <w:rPr>
                <w:b/>
                <w:sz w:val="20"/>
              </w:rPr>
              <w:t>*</w:t>
            </w:r>
          </w:p>
        </w:tc>
        <w:tc>
          <w:tcPr>
            <w:tcW w:w="7371" w:type="dxa"/>
            <w:shd w:val="clear" w:color="auto" w:fill="FFFFFF" w:themeFill="background1"/>
          </w:tcPr>
          <w:p w14:paraId="686981D7" w14:textId="77777777" w:rsidR="00ED7A16" w:rsidRPr="00BE705D" w:rsidRDefault="00ED7A16" w:rsidP="00345F98">
            <w:pPr>
              <w:pStyle w:val="BodyTextInk"/>
              <w:rPr>
                <w:sz w:val="20"/>
              </w:rPr>
            </w:pPr>
            <w:r w:rsidRPr="006139CD">
              <w:rPr>
                <w:sz w:val="20"/>
              </w:rPr>
              <w:t>Socket type * should not appear on a mainboard, only on DaisyLink modules. The [MS] pins</w:t>
            </w:r>
            <w:r>
              <w:rPr>
                <w:sz w:val="20"/>
              </w:rPr>
              <w:t xml:space="preserve"> on this socket type</w:t>
            </w:r>
            <w:r w:rsidRPr="006139CD">
              <w:rPr>
                <w:sz w:val="20"/>
              </w:rPr>
              <w:t xml:space="preserve"> can optionally support </w:t>
            </w:r>
            <w:proofErr w:type="spellStart"/>
            <w:r w:rsidRPr="006139CD">
              <w:rPr>
                <w:sz w:val="20"/>
              </w:rPr>
              <w:t>reflashing</w:t>
            </w:r>
            <w:proofErr w:type="spellEnd"/>
            <w:r w:rsidRPr="006139CD">
              <w:rPr>
                <w:sz w:val="20"/>
              </w:rPr>
              <w:t xml:space="preserve"> the firmware on the module. </w:t>
            </w:r>
          </w:p>
        </w:tc>
      </w:tr>
    </w:tbl>
    <w:p w14:paraId="4BF26B83" w14:textId="77777777" w:rsidR="00ED7A16" w:rsidRPr="006139CD" w:rsidRDefault="00ED7A16" w:rsidP="00ED7A16">
      <w:pPr>
        <w:pStyle w:val="Le"/>
        <w:spacing w:line="240" w:lineRule="auto"/>
        <w:rPr>
          <w:sz w:val="20"/>
          <w:szCs w:val="20"/>
        </w:rPr>
      </w:pPr>
    </w:p>
    <w:p w14:paraId="2E1367C4" w14:textId="77777777" w:rsidR="00ED7A16" w:rsidRPr="006139CD" w:rsidRDefault="00ED7A16" w:rsidP="00ED7A16">
      <w:pPr>
        <w:pStyle w:val="TableHead"/>
        <w:spacing w:before="0"/>
      </w:pPr>
      <w:r>
        <w:t>NOTES</w:t>
      </w:r>
      <w:r w:rsidRPr="006139CD">
        <w:t>:</w:t>
      </w:r>
      <w:r>
        <w:br/>
      </w:r>
    </w:p>
    <w:p w14:paraId="3980A89D" w14:textId="77777777" w:rsidR="00ED7A16" w:rsidRPr="006139CD" w:rsidRDefault="00ED7A16" w:rsidP="00ED7A16">
      <w:pPr>
        <w:pStyle w:val="BulletList2"/>
        <w:numPr>
          <w:ilvl w:val="0"/>
          <w:numId w:val="25"/>
        </w:numPr>
        <w:spacing w:after="0"/>
        <w:ind w:left="360"/>
        <w:rPr>
          <w:sz w:val="20"/>
        </w:rPr>
      </w:pPr>
      <w:r w:rsidRPr="006139CD">
        <w:rPr>
          <w:sz w:val="20"/>
        </w:rPr>
        <w:t>All pins must be at least 3.6V tolerant.</w:t>
      </w:r>
    </w:p>
    <w:p w14:paraId="17D163C8" w14:textId="77777777" w:rsidR="00ED7A16" w:rsidRPr="006139CD" w:rsidRDefault="00ED7A16" w:rsidP="00ED7A16">
      <w:pPr>
        <w:pStyle w:val="BulletList2"/>
        <w:numPr>
          <w:ilvl w:val="0"/>
          <w:numId w:val="25"/>
        </w:numPr>
        <w:spacing w:after="0"/>
        <w:ind w:left="360"/>
        <w:rPr>
          <w:sz w:val="20"/>
        </w:rPr>
      </w:pPr>
      <w:r w:rsidRPr="006139CD">
        <w:rPr>
          <w:sz w:val="20"/>
        </w:rPr>
        <w:t>The low logic input is 0V minimum, 0.4V maximum. Logic input high is 0.7*</w:t>
      </w:r>
      <w:proofErr w:type="spellStart"/>
      <w:r w:rsidRPr="006139CD">
        <w:rPr>
          <w:sz w:val="20"/>
        </w:rPr>
        <w:t>Vdd</w:t>
      </w:r>
      <w:proofErr w:type="spellEnd"/>
      <w:r w:rsidRPr="006139CD">
        <w:rPr>
          <w:sz w:val="20"/>
        </w:rPr>
        <w:t xml:space="preserve"> min, Vdd+0.2 maximum.</w:t>
      </w:r>
    </w:p>
    <w:p w14:paraId="56EDB3D7" w14:textId="77777777" w:rsidR="00ED7A16" w:rsidRPr="006139CD" w:rsidRDefault="00ED7A16" w:rsidP="00ED7A16">
      <w:pPr>
        <w:pStyle w:val="BulletList"/>
        <w:numPr>
          <w:ilvl w:val="0"/>
          <w:numId w:val="25"/>
        </w:numPr>
        <w:spacing w:after="0"/>
        <w:ind w:left="360"/>
        <w:rPr>
          <w:sz w:val="20"/>
        </w:rPr>
      </w:pPr>
      <w:r w:rsidRPr="006139CD">
        <w:rPr>
          <w:sz w:val="20"/>
        </w:rPr>
        <w:t>A module must not assume that the mainboard can pull up or pull down GPIOs using built in pull-ups/pull-downs. If a pull-up or pull-down resistor is required on a GPIO, the module should incorporate it into the PCB.</w:t>
      </w:r>
    </w:p>
    <w:p w14:paraId="7819242E" w14:textId="77777777" w:rsidR="00ED7A16" w:rsidRPr="006139CD" w:rsidRDefault="00ED7A16" w:rsidP="00ED7A16">
      <w:pPr>
        <w:pStyle w:val="BulletList"/>
        <w:numPr>
          <w:ilvl w:val="0"/>
          <w:numId w:val="25"/>
        </w:numPr>
        <w:spacing w:after="0"/>
        <w:ind w:left="360"/>
        <w:rPr>
          <w:sz w:val="20"/>
        </w:rPr>
      </w:pPr>
      <w:r w:rsidRPr="006139CD">
        <w:rPr>
          <w:sz w:val="20"/>
        </w:rPr>
        <w:t xml:space="preserve">A module's screen printing must list both X and Y if it is compatible with both (the mainboard will say only “X” </w:t>
      </w:r>
      <w:proofErr w:type="gramStart"/>
      <w:r w:rsidRPr="006139CD">
        <w:rPr>
          <w:sz w:val="20"/>
        </w:rPr>
        <w:t>or</w:t>
      </w:r>
      <w:r>
        <w:rPr>
          <w:sz w:val="20"/>
        </w:rPr>
        <w:t xml:space="preserve"> </w:t>
      </w:r>
      <w:r w:rsidRPr="006139CD">
        <w:rPr>
          <w:sz w:val="20"/>
        </w:rPr>
        <w:t>”</w:t>
      </w:r>
      <w:proofErr w:type="gramEnd"/>
      <w:r w:rsidRPr="006139CD">
        <w:rPr>
          <w:sz w:val="20"/>
        </w:rPr>
        <w:t>Y,” but not both).</w:t>
      </w:r>
      <w:r>
        <w:rPr>
          <w:sz w:val="20"/>
        </w:rPr>
        <w:t xml:space="preserve">  Socket-compatibility labels are case sensitive.</w:t>
      </w:r>
    </w:p>
    <w:p w14:paraId="778DFA2F" w14:textId="77777777" w:rsidR="00ED7A16" w:rsidRPr="006139CD" w:rsidRDefault="00ED7A16" w:rsidP="00ED7A16">
      <w:pPr>
        <w:pStyle w:val="BulletList"/>
        <w:numPr>
          <w:ilvl w:val="0"/>
          <w:numId w:val="25"/>
        </w:numPr>
        <w:spacing w:after="0"/>
        <w:ind w:left="360"/>
        <w:rPr>
          <w:sz w:val="20"/>
        </w:rPr>
      </w:pPr>
      <w:r w:rsidRPr="006139CD">
        <w:rPr>
          <w:sz w:val="20"/>
        </w:rPr>
        <w:t xml:space="preserve">If pins are shared across multiple sockets, users of shared bus socket types (such as </w:t>
      </w:r>
      <w:proofErr w:type="gramStart"/>
      <w:r w:rsidRPr="006139CD">
        <w:rPr>
          <w:sz w:val="20"/>
        </w:rPr>
        <w:t>I</w:t>
      </w:r>
      <w:proofErr w:type="gramEnd"/>
      <w:r w:rsidRPr="006139CD">
        <w:rPr>
          <w:sz w:val="20"/>
        </w:rPr>
        <w:t xml:space="preserve"> or S) must not impede use by other devices. For example, type S modules must respect the chip select signal.</w:t>
      </w:r>
    </w:p>
    <w:p w14:paraId="1CC3D87C" w14:textId="77777777" w:rsidR="00ED7A16" w:rsidRPr="006139CD" w:rsidRDefault="00ED7A16" w:rsidP="00ED7A16">
      <w:pPr>
        <w:pStyle w:val="BulletList"/>
        <w:numPr>
          <w:ilvl w:val="0"/>
          <w:numId w:val="25"/>
        </w:numPr>
        <w:spacing w:after="0"/>
        <w:ind w:left="360"/>
        <w:rPr>
          <w:sz w:val="20"/>
        </w:rPr>
      </w:pPr>
      <w:r w:rsidRPr="006139CD">
        <w:rPr>
          <w:sz w:val="20"/>
        </w:rPr>
        <w:t xml:space="preserve">For socket type I, mainboards should include I2C bus pull-ups of 2,200 ohms on both SDA and SCL pins. Modules must </w:t>
      </w:r>
      <w:r w:rsidRPr="006139CD">
        <w:rPr>
          <w:i/>
          <w:sz w:val="20"/>
        </w:rPr>
        <w:t>not</w:t>
      </w:r>
      <w:r w:rsidRPr="006139CD">
        <w:rPr>
          <w:sz w:val="20"/>
        </w:rPr>
        <w:t xml:space="preserve"> include pull-ups on these lines.</w:t>
      </w:r>
    </w:p>
    <w:p w14:paraId="2054C6D2" w14:textId="77777777" w:rsidR="00ED7A16" w:rsidRPr="006139CD" w:rsidRDefault="00ED7A16" w:rsidP="00ED7A16">
      <w:pPr>
        <w:pStyle w:val="BulletList"/>
        <w:numPr>
          <w:ilvl w:val="0"/>
          <w:numId w:val="25"/>
        </w:numPr>
        <w:spacing w:after="0"/>
        <w:ind w:left="360"/>
        <w:rPr>
          <w:sz w:val="20"/>
        </w:rPr>
      </w:pPr>
      <w:r w:rsidRPr="006139CD">
        <w:rPr>
          <w:sz w:val="20"/>
        </w:rPr>
        <w:t>For the DaisyLink protocol, which uses socket type X, pull ups should not be on the mainboard. For details of module pull-up requirements, see the DaisyLink specification.</w:t>
      </w:r>
    </w:p>
    <w:p w14:paraId="6F5C1B7C" w14:textId="77777777" w:rsidR="00ED7A16" w:rsidRPr="006139CD" w:rsidRDefault="00ED7A16" w:rsidP="00ED7A16">
      <w:pPr>
        <w:pStyle w:val="BulletList"/>
        <w:numPr>
          <w:ilvl w:val="0"/>
          <w:numId w:val="25"/>
        </w:numPr>
        <w:spacing w:after="0"/>
        <w:ind w:left="360"/>
        <w:rPr>
          <w:sz w:val="20"/>
        </w:rPr>
      </w:pPr>
      <w:r w:rsidRPr="006139CD">
        <w:rPr>
          <w:sz w:val="20"/>
        </w:rPr>
        <w:t>For socket types C, K, and U, the rationale for having GPIO-capable function pins is to allow module makers to implement transmit-only or receive-only modules with the flexibility of an additional GPIO pin.</w:t>
      </w:r>
    </w:p>
    <w:p w14:paraId="3B9762E7" w14:textId="77777777" w:rsidR="00ED7A16" w:rsidRPr="00E745BB" w:rsidRDefault="00ED7A16" w:rsidP="00ED7A16">
      <w:pPr>
        <w:pStyle w:val="NoSpacing"/>
        <w:numPr>
          <w:ilvl w:val="0"/>
          <w:numId w:val="26"/>
        </w:numPr>
        <w:ind w:left="360"/>
        <w:rPr>
          <w:rFonts w:cstheme="minorHAnsi"/>
          <w:sz w:val="18"/>
          <w:szCs w:val="18"/>
        </w:rPr>
      </w:pPr>
      <w:r w:rsidRPr="006139CD">
        <w:rPr>
          <w:sz w:val="20"/>
          <w:szCs w:val="20"/>
        </w:rPr>
        <w:t>For socket type A and P, the rationale for having two of the three function pins with (G) and one without (G) is to allow modules to use 1, 2, or 3 Analog Input / PWM pins, and have the flexibility of GPIOs for other pins.</w:t>
      </w:r>
    </w:p>
    <w:p w14:paraId="39B9FF53" w14:textId="77777777" w:rsidR="00ED7A16" w:rsidRDefault="00ED7A16" w:rsidP="00ED7A16">
      <w:pPr>
        <w:pStyle w:val="NoSpacing"/>
        <w:numPr>
          <w:ilvl w:val="0"/>
          <w:numId w:val="26"/>
        </w:numPr>
        <w:ind w:left="360"/>
        <w:rPr>
          <w:rFonts w:cstheme="minorHAnsi"/>
          <w:sz w:val="18"/>
          <w:szCs w:val="18"/>
        </w:rPr>
      </w:pPr>
      <w:r>
        <w:rPr>
          <w:rFonts w:cstheme="minorHAnsi"/>
          <w:sz w:val="18"/>
          <w:szCs w:val="18"/>
        </w:rPr>
        <w:t>For DaisyLink modules (using type X), pin 3 is for the DaisyLink neighbor bus, pin 4 is used for I2C SDA, pin 5 is used for I2C SCL. See the DaisyLink spec and Appendix 1, both in this document, for more details.</w:t>
      </w:r>
    </w:p>
    <w:p w14:paraId="3D746A5C" w14:textId="2F84F0F7" w:rsidR="00F64E6A" w:rsidRPr="00F64E6A" w:rsidRDefault="00ED7A16" w:rsidP="00ED7A16">
      <w:pPr>
        <w:pStyle w:val="BulletList"/>
        <w:rPr>
          <w:sz w:val="20"/>
        </w:rPr>
      </w:pPr>
      <w:r w:rsidRPr="00CF544E">
        <w:rPr>
          <w:rFonts w:cstheme="minorHAnsi"/>
          <w:sz w:val="18"/>
          <w:szCs w:val="18"/>
        </w:rPr>
        <w:t xml:space="preserve">Note for UART ‘U’ and </w:t>
      </w:r>
      <w:proofErr w:type="spellStart"/>
      <w:r w:rsidRPr="00CF544E">
        <w:rPr>
          <w:rFonts w:cstheme="minorHAnsi"/>
          <w:sz w:val="18"/>
          <w:szCs w:val="18"/>
        </w:rPr>
        <w:t>UART+Handshaking</w:t>
      </w:r>
      <w:proofErr w:type="spellEnd"/>
      <w:r w:rsidRPr="00CF544E">
        <w:rPr>
          <w:rFonts w:cstheme="minorHAnsi"/>
          <w:sz w:val="18"/>
          <w:szCs w:val="18"/>
        </w:rPr>
        <w:t xml:space="preserve"> ‘K’ socket types: TX (Pin 3) is data from the Mainboard to the Module, and RX (Pin 4) is data from the Module to the Mainboard.  These are idle high (3.3V).   </w:t>
      </w:r>
      <w:r w:rsidRPr="00CF544E">
        <w:rPr>
          <w:rFonts w:cstheme="minorHAnsi"/>
          <w:sz w:val="18"/>
          <w:szCs w:val="18"/>
        </w:rPr>
        <w:lastRenderedPageBreak/>
        <w:t>RTS (Pin 6) is an output from the Mainboard to the Module indicating that the module may send data, and CTS (Pin 7) is an output from the Module to the Mainboard indicating that the Mainboard may send data.    RTS/CTS lines are “not ready” if high (3.3V) and “ready” if low (0V).</w:t>
      </w:r>
    </w:p>
    <w:p w14:paraId="19BAAD7E" w14:textId="1221E25D" w:rsidR="005A5065" w:rsidRDefault="005A5065" w:rsidP="009E2D99">
      <w:pPr>
        <w:pStyle w:val="Heading2"/>
      </w:pPr>
      <w:bookmarkStart w:id="17" w:name="_Toc307836689"/>
      <w:r>
        <w:t>Mapping Mainboard Sockets to Socket Types</w:t>
      </w:r>
      <w:bookmarkEnd w:id="17"/>
    </w:p>
    <w:p w14:paraId="4C28A162" w14:textId="4BD4C6B9" w:rsidR="00B22BAE" w:rsidRDefault="005A5065" w:rsidP="00E468E9">
      <w:pPr>
        <w:pStyle w:val="BodyText"/>
      </w:pPr>
      <w:r>
        <w:t>Each mainboard socket can support multiple socket types</w:t>
      </w:r>
      <w:r w:rsidR="00B22BAE">
        <w:t xml:space="preserve">. </w:t>
      </w:r>
      <w:r w:rsidR="008E73DE">
        <w:t>T</w:t>
      </w:r>
      <w:r>
        <w:t xml:space="preserve">he </w:t>
      </w:r>
      <w:r w:rsidR="00E468E9">
        <w:t>m</w:t>
      </w:r>
      <w:r>
        <w:t xml:space="preserve">ainboard </w:t>
      </w:r>
      <w:r w:rsidR="00A13DDB">
        <w:t>manufacturer choose</w:t>
      </w:r>
      <w:r w:rsidR="008E73DE">
        <w:t>s</w:t>
      </w:r>
      <w:r w:rsidR="00A13DDB">
        <w:t xml:space="preserve"> how many</w:t>
      </w:r>
      <w:r>
        <w:t xml:space="preserve"> sockets to provide and </w:t>
      </w:r>
      <w:r w:rsidR="008E73DE">
        <w:t xml:space="preserve">with </w:t>
      </w:r>
      <w:r>
        <w:t>wh</w:t>
      </w:r>
      <w:r w:rsidR="00E468E9">
        <w:t>ich</w:t>
      </w:r>
      <w:r>
        <w:t xml:space="preserve"> s</w:t>
      </w:r>
      <w:r w:rsidR="00A13DDB">
        <w:t>ocket types each socket is compatible, based on the underlying capabilities of the CPU and other hardware that are present on the mainboard.</w:t>
      </w:r>
    </w:p>
    <w:p w14:paraId="64D0FDB7" w14:textId="3CD873EF" w:rsidR="005A5065" w:rsidRDefault="005A5065" w:rsidP="00FF48C5">
      <w:pPr>
        <w:pStyle w:val="BodyTextLink"/>
      </w:pPr>
      <w:r>
        <w:t>These choices affect</w:t>
      </w:r>
      <w:r w:rsidR="008008E6">
        <w:t xml:space="preserve"> the following</w:t>
      </w:r>
      <w:r>
        <w:t>:</w:t>
      </w:r>
    </w:p>
    <w:p w14:paraId="0539723B" w14:textId="56E471AA" w:rsidR="005A5065" w:rsidRDefault="005A5065" w:rsidP="00FF48C5">
      <w:pPr>
        <w:pStyle w:val="BulletList"/>
      </w:pPr>
      <w:r>
        <w:t>Wh</w:t>
      </w:r>
      <w:r w:rsidR="00E468E9">
        <w:t>ich</w:t>
      </w:r>
      <w:r>
        <w:t xml:space="preserve"> modules are compatible with the </w:t>
      </w:r>
      <w:proofErr w:type="gramStart"/>
      <w:r>
        <w:t>mainboa</w:t>
      </w:r>
      <w:r w:rsidRPr="008E73DE">
        <w:t>rd</w:t>
      </w:r>
      <w:r w:rsidR="00E468E9" w:rsidRPr="008E73DE">
        <w:t>.</w:t>
      </w:r>
      <w:proofErr w:type="gramEnd"/>
      <w:r w:rsidR="00E468E9" w:rsidRPr="008E73DE">
        <w:t xml:space="preserve"> </w:t>
      </w:r>
      <w:r w:rsidR="0050557E">
        <w:br/>
      </w:r>
      <w:r w:rsidR="00E468E9" w:rsidRPr="008E73DE">
        <w:t>I</w:t>
      </w:r>
      <w:r w:rsidRPr="008E73DE">
        <w:t>f a</w:t>
      </w:r>
      <w:r>
        <w:t xml:space="preserve"> module requires a socket type that the mainboard does not support, </w:t>
      </w:r>
      <w:r w:rsidR="008E73DE">
        <w:t xml:space="preserve">the module </w:t>
      </w:r>
      <w:r>
        <w:t>cannot be used with that mainboard.</w:t>
      </w:r>
    </w:p>
    <w:p w14:paraId="6E619B28" w14:textId="3CDAFC0C" w:rsidR="00B22BAE" w:rsidRDefault="005A5065" w:rsidP="009C527E">
      <w:pPr>
        <w:pStyle w:val="BulletList"/>
      </w:pPr>
      <w:r>
        <w:t>Wh</w:t>
      </w:r>
      <w:r w:rsidR="00E468E9">
        <w:t>ich</w:t>
      </w:r>
      <w:r>
        <w:t xml:space="preserve"> </w:t>
      </w:r>
      <w:r w:rsidRPr="00E468E9">
        <w:rPr>
          <w:i/>
        </w:rPr>
        <w:t>combinations</w:t>
      </w:r>
      <w:r>
        <w:t xml:space="preserve"> of modules can be </w:t>
      </w:r>
      <w:r w:rsidR="009C527E" w:rsidRPr="009C527E">
        <w:t>simultaneously</w:t>
      </w:r>
      <w:r w:rsidR="009C527E">
        <w:t xml:space="preserve"> </w:t>
      </w:r>
      <w:r>
        <w:t>plugged in</w:t>
      </w:r>
      <w:r w:rsidR="00E468E9">
        <w:t xml:space="preserve">to a </w:t>
      </w:r>
      <w:proofErr w:type="gramStart"/>
      <w:r w:rsidR="00E468E9">
        <w:t>mainboard</w:t>
      </w:r>
      <w:r w:rsidR="00B22BAE">
        <w:t>.</w:t>
      </w:r>
      <w:proofErr w:type="gramEnd"/>
      <w:r w:rsidR="00B22BAE">
        <w:t xml:space="preserve"> </w:t>
      </w:r>
      <w:r w:rsidR="0050557E">
        <w:br/>
      </w:r>
      <w:r w:rsidR="00E468E9">
        <w:t>This affect</w:t>
      </w:r>
      <w:r w:rsidR="008E73DE">
        <w:t>s</w:t>
      </w:r>
      <w:r w:rsidR="00E468E9">
        <w:t xml:space="preserve"> the types of devices </w:t>
      </w:r>
      <w:r w:rsidR="008E73DE">
        <w:t xml:space="preserve">that </w:t>
      </w:r>
      <w:r>
        <w:t>users can build</w:t>
      </w:r>
      <w:r w:rsidR="00B22BAE">
        <w:t xml:space="preserve">. </w:t>
      </w:r>
      <w:r>
        <w:t xml:space="preserve">For example, if a mainboard has only one socket </w:t>
      </w:r>
      <w:r w:rsidR="008E73DE">
        <w:t xml:space="preserve">that </w:t>
      </w:r>
      <w:r>
        <w:t>support</w:t>
      </w:r>
      <w:r w:rsidR="008E73DE">
        <w:t>s</w:t>
      </w:r>
      <w:r w:rsidR="00E468E9">
        <w:t xml:space="preserve"> Type S (SPI), then a user cannot simultaneously plug</w:t>
      </w:r>
      <w:r w:rsidR="00592C8B">
        <w:t xml:space="preserve"> in multiple</w:t>
      </w:r>
      <w:r>
        <w:t xml:space="preserve"> Ty</w:t>
      </w:r>
      <w:r w:rsidR="00592C8B">
        <w:t xml:space="preserve">pe S modules </w:t>
      </w:r>
      <w:r>
        <w:t xml:space="preserve">to build a Gadgeteer-based </w:t>
      </w:r>
      <w:r w:rsidR="00592C8B">
        <w:t>device</w:t>
      </w:r>
      <w:r>
        <w:t>.</w:t>
      </w:r>
    </w:p>
    <w:p w14:paraId="3245D46F" w14:textId="77777777" w:rsidR="00FF48C5" w:rsidRDefault="00FF48C5" w:rsidP="00FF48C5">
      <w:pPr>
        <w:pStyle w:val="Le"/>
      </w:pPr>
    </w:p>
    <w:p w14:paraId="62D784AF" w14:textId="5E37CDC4" w:rsidR="00410C31" w:rsidRDefault="00B36E94" w:rsidP="005812B1">
      <w:pPr>
        <w:pStyle w:val="BodyText"/>
      </w:pPr>
      <w:r>
        <w:t xml:space="preserve">Each </w:t>
      </w:r>
      <w:r w:rsidR="00410C31">
        <w:t>module typically support</w:t>
      </w:r>
      <w:r w:rsidR="008E73DE">
        <w:t>s</w:t>
      </w:r>
      <w:r w:rsidR="00410C31">
        <w:t xml:space="preserve"> a single function type </w:t>
      </w:r>
      <w:r w:rsidR="008E73DE">
        <w:t xml:space="preserve">because of </w:t>
      </w:r>
      <w:r w:rsidR="00410C31">
        <w:t xml:space="preserve">the underlying interface </w:t>
      </w:r>
      <w:r w:rsidR="008008E6">
        <w:t xml:space="preserve">that </w:t>
      </w:r>
      <w:r w:rsidR="00410C31">
        <w:t>the electronics</w:t>
      </w:r>
      <w:r w:rsidR="001C752C">
        <w:t xml:space="preserve"> of that module</w:t>
      </w:r>
      <w:r w:rsidR="008E73DE">
        <w:t xml:space="preserve"> support</w:t>
      </w:r>
      <w:r w:rsidR="001C752C">
        <w:t>,</w:t>
      </w:r>
      <w:r w:rsidR="00D26857">
        <w:t xml:space="preserve"> such as </w:t>
      </w:r>
      <w:r w:rsidR="008008E6">
        <w:t>universal asynchronous receiver-transmitter—</w:t>
      </w:r>
      <w:r w:rsidR="00410C31">
        <w:t>UART</w:t>
      </w:r>
      <w:r w:rsidR="008008E6">
        <w:t>—</w:t>
      </w:r>
      <w:r w:rsidR="00410C31">
        <w:t xml:space="preserve">(U), SPI (S), </w:t>
      </w:r>
      <w:r w:rsidR="00D26857">
        <w:t xml:space="preserve">or </w:t>
      </w:r>
      <w:r w:rsidR="00410C31">
        <w:t>Analog Input (A)</w:t>
      </w:r>
      <w:r w:rsidR="00B22BAE">
        <w:t xml:space="preserve">. </w:t>
      </w:r>
      <w:r w:rsidR="00410C31">
        <w:t>If the module simp</w:t>
      </w:r>
      <w:r w:rsidR="00D26857">
        <w:t>ly uses a few digital I</w:t>
      </w:r>
      <w:r w:rsidR="008008E6">
        <w:t>/</w:t>
      </w:r>
      <w:proofErr w:type="spellStart"/>
      <w:r w:rsidR="00D26857">
        <w:t>Os</w:t>
      </w:r>
      <w:proofErr w:type="spellEnd"/>
      <w:r w:rsidR="00D26857">
        <w:t xml:space="preserve">, </w:t>
      </w:r>
      <w:r w:rsidR="00410C31">
        <w:t xml:space="preserve">socket </w:t>
      </w:r>
      <w:r w:rsidR="0050557E">
        <w:t>T</w:t>
      </w:r>
      <w:r w:rsidR="00410C31">
        <w:t>ype</w:t>
      </w:r>
      <w:r w:rsidR="0050557E">
        <w:t> </w:t>
      </w:r>
      <w:r w:rsidR="00410C31">
        <w:t>X should be used</w:t>
      </w:r>
      <w:r w:rsidR="00B22BAE">
        <w:t xml:space="preserve">. </w:t>
      </w:r>
      <w:r>
        <w:t xml:space="preserve">Modules can also use </w:t>
      </w:r>
      <w:r w:rsidR="00410C31">
        <w:t>DaisyLink Protocol,</w:t>
      </w:r>
      <w:r w:rsidR="00F456B3">
        <w:t xml:space="preserve"> which is</w:t>
      </w:r>
      <w:r w:rsidR="00410C31">
        <w:t xml:space="preserve"> a custom Gadgeteer interface</w:t>
      </w:r>
      <w:r w:rsidR="008E73DE">
        <w:t xml:space="preserve"> that</w:t>
      </w:r>
      <w:r w:rsidR="00F456B3">
        <w:t xml:space="preserve"> also us</w:t>
      </w:r>
      <w:r w:rsidR="008E73DE">
        <w:t>es</w:t>
      </w:r>
      <w:r w:rsidR="00410C31">
        <w:t xml:space="preserve"> </w:t>
      </w:r>
      <w:r w:rsidR="00F456B3">
        <w:t>s</w:t>
      </w:r>
      <w:r w:rsidR="00410C31">
        <w:t xml:space="preserve">ocket </w:t>
      </w:r>
      <w:r w:rsidR="0050557E">
        <w:t>T</w:t>
      </w:r>
      <w:r w:rsidR="00410C31">
        <w:t>ype X</w:t>
      </w:r>
      <w:r w:rsidR="008E73DE">
        <w:t>. This protocol</w:t>
      </w:r>
      <w:r w:rsidR="00410C31">
        <w:t xml:space="preserve"> enables chaining many devices </w:t>
      </w:r>
      <w:r w:rsidR="00F456B3">
        <w:t>from</w:t>
      </w:r>
      <w:r w:rsidR="00410C31">
        <w:t xml:space="preserve"> a single socket</w:t>
      </w:r>
      <w:r w:rsidR="00B22BAE">
        <w:t xml:space="preserve">. </w:t>
      </w:r>
      <w:r>
        <w:t xml:space="preserve">From a mainboard </w:t>
      </w:r>
      <w:r w:rsidR="00ED7204">
        <w:t xml:space="preserve">manufacturer’s point of view, DaisyLink is implemented by the Gadgeteer core libraries, so supporting DaisyLink can be as simple as making one or more sockets compatible with socket </w:t>
      </w:r>
      <w:r w:rsidR="0050557E">
        <w:t>T</w:t>
      </w:r>
      <w:r w:rsidR="00ED7204">
        <w:t>ype X.</w:t>
      </w:r>
      <w:r w:rsidR="00EC0E55" w:rsidRPr="004D6EF4">
        <w:rPr>
          <w:szCs w:val="22"/>
        </w:rPr>
        <w:t xml:space="preserve">  Socket-compatibility labels are case sensitive.</w:t>
      </w:r>
    </w:p>
    <w:p w14:paraId="731CEF98" w14:textId="422C6679" w:rsidR="00592C8B" w:rsidRDefault="008E73DE" w:rsidP="005812B1">
      <w:pPr>
        <w:pStyle w:val="BodyText"/>
      </w:pPr>
      <w:r>
        <w:t>I</w:t>
      </w:r>
      <w:r w:rsidR="00592C8B">
        <w:t>f you have questions</w:t>
      </w:r>
      <w:r w:rsidR="00592C8B" w:rsidRPr="00592C8B">
        <w:t xml:space="preserve"> about how best to group socket types onto sockets</w:t>
      </w:r>
      <w:r>
        <w:t>, send an email to gadgeteer@microsoft.com.</w:t>
      </w:r>
    </w:p>
    <w:p w14:paraId="13B44516" w14:textId="15BD290C" w:rsidR="00843C86" w:rsidRDefault="00843C86" w:rsidP="00843C86">
      <w:pPr>
        <w:pStyle w:val="Heading1"/>
      </w:pPr>
      <w:bookmarkStart w:id="18" w:name="_Toc307836690"/>
      <w:r>
        <w:t>Pull-up Specifications</w:t>
      </w:r>
      <w:bookmarkEnd w:id="18"/>
    </w:p>
    <w:p w14:paraId="22335798" w14:textId="6F2B129C" w:rsidR="00843C86" w:rsidRDefault="00843C86" w:rsidP="00843C86">
      <w:pPr>
        <w:pStyle w:val="BodyText"/>
      </w:pPr>
      <w:r w:rsidRPr="00843C86">
        <w:t>Pull-ups for the Hardware I2C bus (</w:t>
      </w:r>
      <w:r w:rsidR="0050557E">
        <w:t>T</w:t>
      </w:r>
      <w:r w:rsidRPr="00843C86">
        <w:t>ype I) should be on the mainboard</w:t>
      </w:r>
      <w:r w:rsidR="00B22BAE">
        <w:t xml:space="preserve">. </w:t>
      </w:r>
      <w:r w:rsidRPr="00843C86">
        <w:t>Pull-ups for DaisyLink modules should be on the modules but must be switchable</w:t>
      </w:r>
      <w:r w:rsidR="008E73DE">
        <w:t>.</w:t>
      </w:r>
      <w:r w:rsidRPr="00843C86">
        <w:t xml:space="preserve"> </w:t>
      </w:r>
      <w:r w:rsidR="008E73DE">
        <w:t>T</w:t>
      </w:r>
      <w:r w:rsidRPr="00843C86">
        <w:t>he pins should be floating by default</w:t>
      </w:r>
      <w:r w:rsidR="008E73DE">
        <w:t>.</w:t>
      </w:r>
      <w:r w:rsidRPr="00843C86">
        <w:t xml:space="preserve"> </w:t>
      </w:r>
      <w:r w:rsidR="008E73DE">
        <w:t>O</w:t>
      </w:r>
      <w:r w:rsidRPr="00843C86">
        <w:t xml:space="preserve">nly if the module detects that it is the last module in the </w:t>
      </w:r>
      <w:r>
        <w:t>D</w:t>
      </w:r>
      <w:r w:rsidRPr="00843C86">
        <w:t>aisy</w:t>
      </w:r>
      <w:r>
        <w:t>L</w:t>
      </w:r>
      <w:r w:rsidRPr="00843C86">
        <w:t>ink c</w:t>
      </w:r>
      <w:r>
        <w:t>hain</w:t>
      </w:r>
      <w:r w:rsidR="00D63DD5">
        <w:t>—</w:t>
      </w:r>
      <w:r>
        <w:t xml:space="preserve">which </w:t>
      </w:r>
      <w:r w:rsidR="00E76041">
        <w:t xml:space="preserve">occurs </w:t>
      </w:r>
      <w:r>
        <w:t>during the D</w:t>
      </w:r>
      <w:r w:rsidRPr="00843C86">
        <w:t>aisy</w:t>
      </w:r>
      <w:r>
        <w:t>L</w:t>
      </w:r>
      <w:r w:rsidRPr="00843C86">
        <w:t>ink protocol</w:t>
      </w:r>
      <w:r w:rsidR="00D63DD5">
        <w:t>—</w:t>
      </w:r>
      <w:r w:rsidRPr="00843C86">
        <w:t xml:space="preserve">should </w:t>
      </w:r>
      <w:r w:rsidR="00D276B3">
        <w:t xml:space="preserve">the module </w:t>
      </w:r>
      <w:r w:rsidRPr="00843C86">
        <w:t>turn on these pull-ups</w:t>
      </w:r>
      <w:r w:rsidR="00D63DD5">
        <w:t>. The module does this</w:t>
      </w:r>
      <w:r w:rsidRPr="00843C86">
        <w:t xml:space="preserve"> either by using discrete</w:t>
      </w:r>
      <w:r w:rsidR="008A4A1A" w:rsidRPr="008A4A1A">
        <w:t xml:space="preserve"> </w:t>
      </w:r>
      <w:r w:rsidR="008A4A1A" w:rsidRPr="00374949">
        <w:rPr>
          <w:bCs/>
          <w:lang w:val="en"/>
        </w:rPr>
        <w:t>field-effect transistors</w:t>
      </w:r>
      <w:r w:rsidRPr="00843C86">
        <w:t xml:space="preserve"> FETs to switch the</w:t>
      </w:r>
      <w:r w:rsidR="00D63DD5">
        <w:t xml:space="preserve"> pull-ups</w:t>
      </w:r>
      <w:r w:rsidRPr="00843C86">
        <w:t xml:space="preserve"> or by tying them to a processor pin and driving that pin high (if the processor can sink the pull-up current).</w:t>
      </w:r>
    </w:p>
    <w:p w14:paraId="6C9E114A" w14:textId="56AD84DD" w:rsidR="00B36E94" w:rsidRDefault="005B04C4" w:rsidP="00B36E94">
      <w:pPr>
        <w:pStyle w:val="Heading1"/>
      </w:pPr>
      <w:bookmarkStart w:id="19" w:name="_Toc307836691"/>
      <w:bookmarkEnd w:id="14"/>
      <w:bookmarkEnd w:id="15"/>
      <w:r>
        <w:lastRenderedPageBreak/>
        <w:t xml:space="preserve">Firmware </w:t>
      </w:r>
      <w:r w:rsidR="0083710F">
        <w:t>Requirements</w:t>
      </w:r>
      <w:bookmarkEnd w:id="19"/>
    </w:p>
    <w:p w14:paraId="2BA2EC10" w14:textId="72230860" w:rsidR="00B36E94" w:rsidRDefault="004A685A" w:rsidP="00FF48C5">
      <w:pPr>
        <w:pStyle w:val="BodyTextLink"/>
      </w:pPr>
      <w:r>
        <w:t>The Gadgeteer core libraries</w:t>
      </w:r>
      <w:r w:rsidR="00031978">
        <w:t xml:space="preserve"> and third party module assemblies</w:t>
      </w:r>
      <w:r>
        <w:t xml:space="preserve"> </w:t>
      </w:r>
      <w:r w:rsidR="0083710F">
        <w:t>inclu</w:t>
      </w:r>
      <w:r w:rsidR="00592C8B">
        <w:t>de functionality that builds on</w:t>
      </w:r>
      <w:r>
        <w:t>.NET Micro Framework assemblies</w:t>
      </w:r>
      <w:r w:rsidR="00B22BAE">
        <w:t xml:space="preserve">. </w:t>
      </w:r>
      <w:r>
        <w:t xml:space="preserve">Mainboards </w:t>
      </w:r>
      <w:r w:rsidR="00031978">
        <w:t xml:space="preserve">must </w:t>
      </w:r>
      <w:r>
        <w:t>include the</w:t>
      </w:r>
      <w:r w:rsidR="00D276B3">
        <w:t xml:space="preserve"> following</w:t>
      </w:r>
      <w:r>
        <w:t xml:space="preserve"> assemblies in their porting kit</w:t>
      </w:r>
      <w:r w:rsidR="00D276B3">
        <w:t>:</w:t>
      </w:r>
    </w:p>
    <w:p w14:paraId="56885AB5" w14:textId="598BA76E" w:rsidR="0083710F" w:rsidRDefault="0083710F" w:rsidP="006B3331">
      <w:pPr>
        <w:pStyle w:val="BodyTextIndent"/>
        <w:keepLines/>
      </w:pPr>
      <w:proofErr w:type="spellStart"/>
      <w:r>
        <w:t>Microsoft.SPOT.Graphics</w:t>
      </w:r>
      <w:proofErr w:type="spellEnd"/>
      <w:r>
        <w:br/>
      </w:r>
      <w:proofErr w:type="spellStart"/>
      <w:r>
        <w:t>Microsoft.SPOT.Hardware</w:t>
      </w:r>
      <w:proofErr w:type="spellEnd"/>
      <w:r>
        <w:br/>
      </w:r>
      <w:proofErr w:type="spellStart"/>
      <w:r>
        <w:t>Microsoft.SPOT.Hardware.SerialPort</w:t>
      </w:r>
      <w:proofErr w:type="spellEnd"/>
      <w:r>
        <w:br/>
        <w:t>Microsoft.SPOT.IO</w:t>
      </w:r>
    </w:p>
    <w:p w14:paraId="5DA30C6A" w14:textId="17187D73" w:rsidR="0083710F" w:rsidRPr="0083710F" w:rsidRDefault="0083710F" w:rsidP="006B3331">
      <w:pPr>
        <w:pStyle w:val="BodyTextIndent"/>
        <w:keepLines/>
      </w:pPr>
      <w:proofErr w:type="spellStart"/>
      <w:r>
        <w:t>Microsoft.SPOT.Native</w:t>
      </w:r>
      <w:proofErr w:type="spellEnd"/>
      <w:r>
        <w:br/>
        <w:t>Microsoft.SPOT.Net</w:t>
      </w:r>
      <w:r>
        <w:br/>
      </w:r>
      <w:proofErr w:type="spellStart"/>
      <w:r>
        <w:t>Microsoft.SPOT.Net.Security</w:t>
      </w:r>
      <w:proofErr w:type="spellEnd"/>
      <w:r>
        <w:br/>
      </w:r>
      <w:proofErr w:type="spellStart"/>
      <w:r>
        <w:t>Microsoft.SPOT.TinyCore</w:t>
      </w:r>
      <w:proofErr w:type="spellEnd"/>
      <w:r>
        <w:br/>
      </w:r>
      <w:proofErr w:type="spellStart"/>
      <w:r>
        <w:t>mscorlib</w:t>
      </w:r>
      <w:proofErr w:type="spellEnd"/>
      <w:r>
        <w:br/>
        <w:t>System</w:t>
      </w:r>
      <w:r>
        <w:br/>
      </w:r>
      <w:proofErr w:type="spellStart"/>
      <w:r>
        <w:t>System.Http</w:t>
      </w:r>
      <w:proofErr w:type="spellEnd"/>
      <w:r>
        <w:br/>
        <w:t>System.IO</w:t>
      </w:r>
    </w:p>
    <w:p w14:paraId="4E42F49A" w14:textId="088F1FF8" w:rsidR="00B36E94" w:rsidRDefault="005B04C4" w:rsidP="001C752C">
      <w:pPr>
        <w:pStyle w:val="Heading1"/>
      </w:pPr>
      <w:bookmarkStart w:id="20" w:name="SoftwareProvidedToEndUsers"/>
      <w:bookmarkStart w:id="21" w:name="_Toc307836692"/>
      <w:r>
        <w:t>Software</w:t>
      </w:r>
      <w:r w:rsidR="00B36E94">
        <w:t xml:space="preserve"> </w:t>
      </w:r>
      <w:r>
        <w:t>Provided to Users</w:t>
      </w:r>
      <w:bookmarkEnd w:id="20"/>
      <w:bookmarkEnd w:id="21"/>
    </w:p>
    <w:p w14:paraId="5ACA6615" w14:textId="0691E8E6" w:rsidR="00994B29" w:rsidRDefault="00994B29" w:rsidP="00FF48C5">
      <w:pPr>
        <w:pStyle w:val="BodyTextLink"/>
      </w:pPr>
      <w:r>
        <w:t>Mainboard manufacturers should</w:t>
      </w:r>
      <w:r w:rsidR="00592C8B">
        <w:t xml:space="preserve"> provide </w:t>
      </w:r>
      <w:r>
        <w:t>users with the following software:</w:t>
      </w:r>
    </w:p>
    <w:p w14:paraId="79B3C72A" w14:textId="6CB9F81C" w:rsidR="00994B29" w:rsidRDefault="00994B29" w:rsidP="00FF48C5">
      <w:pPr>
        <w:pStyle w:val="BulletList"/>
      </w:pPr>
      <w:r>
        <w:t xml:space="preserve">USB </w:t>
      </w:r>
      <w:r w:rsidR="00D276B3">
        <w:t>d</w:t>
      </w:r>
      <w:r w:rsidR="00592C8B">
        <w:t xml:space="preserve">evice </w:t>
      </w:r>
      <w:r w:rsidR="00D276B3">
        <w:t>d</w:t>
      </w:r>
      <w:r w:rsidR="00592C8B">
        <w:t xml:space="preserve">rivers </w:t>
      </w:r>
      <w:r>
        <w:t xml:space="preserve">for </w:t>
      </w:r>
      <w:r w:rsidR="00592C8B">
        <w:t>all .NET Micro Framework boards.</w:t>
      </w:r>
    </w:p>
    <w:p w14:paraId="6EC0059E" w14:textId="0631FF56" w:rsidR="00994B29" w:rsidRDefault="00ED7204" w:rsidP="00FF48C5">
      <w:pPr>
        <w:pStyle w:val="BulletList"/>
      </w:pPr>
      <w:r>
        <w:t>A</w:t>
      </w:r>
      <w:r w:rsidR="005B04C4">
        <w:t xml:space="preserve"> class library (DLL)</w:t>
      </w:r>
      <w:r>
        <w:t xml:space="preserve"> </w:t>
      </w:r>
      <w:r w:rsidR="00D276B3">
        <w:t xml:space="preserve">that </w:t>
      </w:r>
      <w:r>
        <w:t>provid</w:t>
      </w:r>
      <w:r w:rsidR="00D276B3">
        <w:t>es</w:t>
      </w:r>
      <w:r>
        <w:t xml:space="preserve"> </w:t>
      </w:r>
      <w:r w:rsidR="009B6988">
        <w:t>software</w:t>
      </w:r>
      <w:r>
        <w:t xml:space="preserve"> interface abstraction for the mainboard hardware.</w:t>
      </w:r>
    </w:p>
    <w:p w14:paraId="3EEB3B34" w14:textId="2C026EB4" w:rsidR="005B04C4" w:rsidRDefault="005B04C4" w:rsidP="00FF48C5">
      <w:pPr>
        <w:pStyle w:val="BulletList"/>
      </w:pPr>
      <w:r>
        <w:t>One or more C# project templates</w:t>
      </w:r>
      <w:r w:rsidR="0083710F">
        <w:t xml:space="preserve"> for projects </w:t>
      </w:r>
      <w:r w:rsidR="00D276B3">
        <w:t xml:space="preserve">that </w:t>
      </w:r>
      <w:r w:rsidR="0083710F">
        <w:t>us</w:t>
      </w:r>
      <w:r w:rsidR="00D276B3">
        <w:t>e</w:t>
      </w:r>
      <w:r w:rsidR="0083710F">
        <w:t xml:space="preserve"> the mainboard</w:t>
      </w:r>
      <w:r w:rsidR="00592C8B">
        <w:t>.</w:t>
      </w:r>
    </w:p>
    <w:p w14:paraId="04C85C9E" w14:textId="77777777" w:rsidR="00FF48C5" w:rsidRDefault="00FF48C5" w:rsidP="00FF48C5">
      <w:pPr>
        <w:pStyle w:val="Le"/>
      </w:pPr>
    </w:p>
    <w:p w14:paraId="00A09885" w14:textId="217C9FFE" w:rsidR="0083710F" w:rsidRDefault="0083710F" w:rsidP="00592C8B">
      <w:pPr>
        <w:pStyle w:val="BodyText"/>
      </w:pPr>
      <w:r>
        <w:t>Th</w:t>
      </w:r>
      <w:r w:rsidR="00D276B3">
        <w:t>is software</w:t>
      </w:r>
      <w:r>
        <w:t xml:space="preserve"> should be provided </w:t>
      </w:r>
      <w:r w:rsidR="00D276B3">
        <w:t xml:space="preserve">by </w:t>
      </w:r>
      <w:r>
        <w:t xml:space="preserve">using an installer </w:t>
      </w:r>
      <w:r w:rsidR="00D276B3">
        <w:t xml:space="preserve">that </w:t>
      </w:r>
      <w:r w:rsidR="0050557E">
        <w:t xml:space="preserve">gives users </w:t>
      </w:r>
      <w:r>
        <w:t>a simple install</w:t>
      </w:r>
      <w:r w:rsidR="00D276B3">
        <w:t>ation</w:t>
      </w:r>
      <w:r>
        <w:t xml:space="preserve"> experience</w:t>
      </w:r>
      <w:r w:rsidR="00B22BAE">
        <w:t xml:space="preserve">. </w:t>
      </w:r>
      <w:r>
        <w:t>Ideally, the installer should also install the following prerequisites automatically</w:t>
      </w:r>
      <w:r w:rsidR="00592C8B">
        <w:t xml:space="preserve"> </w:t>
      </w:r>
      <w:r>
        <w:t xml:space="preserve">if they are missing: the </w:t>
      </w:r>
      <w:hyperlink r:id="rId18" w:history="1">
        <w:r w:rsidRPr="00672F8F">
          <w:rPr>
            <w:rStyle w:val="Hyperlink"/>
          </w:rPr>
          <w:t>.NET Micro Framework SDK</w:t>
        </w:r>
      </w:hyperlink>
      <w:r>
        <w:t xml:space="preserve"> and the Gadgeteer </w:t>
      </w:r>
      <w:r w:rsidR="0050557E">
        <w:t>c</w:t>
      </w:r>
      <w:r>
        <w:t xml:space="preserve">ore </w:t>
      </w:r>
      <w:r w:rsidR="0050557E">
        <w:t>l</w:t>
      </w:r>
      <w:r>
        <w:t>ibr</w:t>
      </w:r>
      <w:r w:rsidR="00592C8B">
        <w:t xml:space="preserve">aries </w:t>
      </w:r>
      <w:r>
        <w:t xml:space="preserve">to be published </w:t>
      </w:r>
      <w:r w:rsidR="00D63DD5">
        <w:t xml:space="preserve">on the </w:t>
      </w:r>
      <w:hyperlink r:id="rId19" w:history="1">
        <w:r w:rsidR="00D63DD5" w:rsidRPr="00D63DD5">
          <w:rPr>
            <w:rStyle w:val="Hyperlink"/>
          </w:rPr>
          <w:t>.NET Gadgeteer website</w:t>
        </w:r>
      </w:hyperlink>
      <w:r w:rsidR="00592C8B">
        <w:t>.</w:t>
      </w:r>
    </w:p>
    <w:p w14:paraId="284676F5" w14:textId="139805D4" w:rsidR="0083710F" w:rsidRDefault="00031978" w:rsidP="00592C8B">
      <w:pPr>
        <w:pStyle w:val="BodyText"/>
      </w:pPr>
      <w:r>
        <w:t xml:space="preserve">Please </w:t>
      </w:r>
      <w:r w:rsidR="009C527E">
        <w:t xml:space="preserve">refer to the following section </w:t>
      </w:r>
      <w:r w:rsidR="009C527E" w:rsidRPr="009C527E">
        <w:rPr>
          <w:b/>
        </w:rPr>
        <w:t>Visual Studio Mainboard Template Project</w:t>
      </w:r>
      <w:r>
        <w:t xml:space="preserve"> for instructions on how to implement this software easily using templates provided by Microsoft.</w:t>
      </w:r>
    </w:p>
    <w:p w14:paraId="001EF226" w14:textId="22701AE5" w:rsidR="00ED7204" w:rsidRDefault="00ED7204" w:rsidP="006B3331">
      <w:pPr>
        <w:pStyle w:val="Heading1"/>
      </w:pPr>
      <w:bookmarkStart w:id="22" w:name="_Toc307836693"/>
      <w:r>
        <w:t>Mainboard Class Library</w:t>
      </w:r>
      <w:bookmarkEnd w:id="22"/>
    </w:p>
    <w:p w14:paraId="4E3CCCF2" w14:textId="06BE0D6F" w:rsidR="00ED7204" w:rsidRDefault="00ED7204" w:rsidP="009371CC">
      <w:pPr>
        <w:pStyle w:val="BodyTextLink"/>
        <w:rPr>
          <w:lang w:val="en-GB"/>
        </w:rPr>
      </w:pPr>
      <w:r>
        <w:t xml:space="preserve">To enable the Gadgeteer core libraries to interface with a mainboard, a manufacturer must provide a library (DLL) that implements the </w:t>
      </w:r>
      <w:proofErr w:type="spellStart"/>
      <w:r>
        <w:t>Gadgeteer.Mainboard</w:t>
      </w:r>
      <w:proofErr w:type="spellEnd"/>
      <w:r>
        <w:t xml:space="preserve"> interface</w:t>
      </w:r>
      <w:r w:rsidR="00D276B3">
        <w:t xml:space="preserve">. This interface can be </w:t>
      </w:r>
      <w:r>
        <w:t xml:space="preserve">found </w:t>
      </w:r>
      <w:r w:rsidR="00592C8B">
        <w:t xml:space="preserve">in the Gadgeteer core </w:t>
      </w:r>
      <w:r w:rsidR="00031978">
        <w:t>library.</w:t>
      </w:r>
    </w:p>
    <w:p w14:paraId="4EA4A7C0" w14:textId="77777777" w:rsidR="00D276B3" w:rsidRDefault="00D276B3" w:rsidP="00672F8F">
      <w:pPr>
        <w:pStyle w:val="Le"/>
      </w:pPr>
    </w:p>
    <w:p w14:paraId="0D8F4EBD" w14:textId="63D973FD" w:rsidR="00ED7204" w:rsidRDefault="00ED7204" w:rsidP="00FF48C5">
      <w:pPr>
        <w:pStyle w:val="BodyTextLink"/>
      </w:pPr>
      <w:r>
        <w:t>The</w:t>
      </w:r>
      <w:r w:rsidR="00441F58">
        <w:t xml:space="preserve"> class’s ful</w:t>
      </w:r>
      <w:r w:rsidR="005453E5">
        <w:t xml:space="preserve">ly-qualified </w:t>
      </w:r>
      <w:r w:rsidR="00441F58">
        <w:t>name should be</w:t>
      </w:r>
      <w:r w:rsidR="00310132">
        <w:t xml:space="preserve"> </w:t>
      </w:r>
      <w:proofErr w:type="spellStart"/>
      <w:r w:rsidR="00310132">
        <w:t>ManufacturerName.Gadgeteer</w:t>
      </w:r>
      <w:r w:rsidR="00441F58">
        <w:t>.</w:t>
      </w:r>
      <w:r w:rsidR="005453E5">
        <w:t>MainboardName</w:t>
      </w:r>
      <w:proofErr w:type="spellEnd"/>
      <w:r w:rsidR="00310132">
        <w:t xml:space="preserve">, </w:t>
      </w:r>
      <w:r w:rsidR="00D276B3">
        <w:t>as follows</w:t>
      </w:r>
      <w:r w:rsidR="00310132">
        <w:t>:</w:t>
      </w:r>
    </w:p>
    <w:p w14:paraId="56864C46" w14:textId="739AAB33" w:rsidR="00441F58" w:rsidRDefault="00441F58" w:rsidP="006B3331">
      <w:pPr>
        <w:pStyle w:val="PlainText"/>
        <w:rPr>
          <w:lang w:val="en-GB"/>
        </w:rPr>
      </w:pPr>
      <w:r>
        <w:rPr>
          <w:color w:val="0000FF"/>
          <w:lang w:val="en-GB"/>
        </w:rPr>
        <w:t>namespace</w:t>
      </w:r>
      <w:r>
        <w:rPr>
          <w:lang w:val="en-GB"/>
        </w:rPr>
        <w:t xml:space="preserve"> MSR.Gadgeteer</w:t>
      </w:r>
    </w:p>
    <w:p w14:paraId="792904F3" w14:textId="77777777" w:rsidR="00441F58" w:rsidRDefault="00441F58" w:rsidP="006B3331">
      <w:pPr>
        <w:pStyle w:val="PlainText"/>
        <w:rPr>
          <w:lang w:val="en-GB"/>
        </w:rPr>
      </w:pPr>
      <w:r>
        <w:rPr>
          <w:lang w:val="en-GB"/>
        </w:rPr>
        <w:t>{</w:t>
      </w:r>
    </w:p>
    <w:p w14:paraId="35AFD138" w14:textId="679FABCD" w:rsidR="00441F58" w:rsidRDefault="00441F58" w:rsidP="006B3331">
      <w:pPr>
        <w:pStyle w:val="PlainText"/>
        <w:rPr>
          <w:lang w:val="en-GB"/>
        </w:rPr>
      </w:pPr>
      <w:r>
        <w:rPr>
          <w:lang w:val="en-GB"/>
        </w:rPr>
        <w:t xml:space="preserve">    </w:t>
      </w:r>
      <w:r>
        <w:rPr>
          <w:color w:val="0000FF"/>
          <w:lang w:val="en-GB"/>
        </w:rPr>
        <w:t>public</w:t>
      </w:r>
      <w:r>
        <w:rPr>
          <w:lang w:val="en-GB"/>
        </w:rPr>
        <w:t xml:space="preserve"> </w:t>
      </w:r>
      <w:r>
        <w:rPr>
          <w:color w:val="0000FF"/>
          <w:lang w:val="en-GB"/>
        </w:rPr>
        <w:t>class</w:t>
      </w:r>
      <w:r>
        <w:rPr>
          <w:lang w:val="en-GB"/>
        </w:rPr>
        <w:t xml:space="preserve"> </w:t>
      </w:r>
      <w:r w:rsidR="00031978">
        <w:rPr>
          <w:color w:val="2B91AF"/>
          <w:lang w:val="en-GB"/>
        </w:rPr>
        <w:t>Example</w:t>
      </w:r>
      <w:r>
        <w:rPr>
          <w:color w:val="2B91AF"/>
          <w:lang w:val="en-GB"/>
        </w:rPr>
        <w:t>Mainboard</w:t>
      </w:r>
      <w:r>
        <w:rPr>
          <w:lang w:val="en-GB"/>
        </w:rPr>
        <w:t xml:space="preserve"> : </w:t>
      </w:r>
      <w:r w:rsidR="00031978">
        <w:rPr>
          <w:color w:val="2B91AF"/>
          <w:lang w:val="en-GB"/>
        </w:rPr>
        <w:t>Gadgeteer.M</w:t>
      </w:r>
      <w:r>
        <w:rPr>
          <w:color w:val="2B91AF"/>
          <w:lang w:val="en-GB"/>
        </w:rPr>
        <w:t>ainboard</w:t>
      </w:r>
    </w:p>
    <w:p w14:paraId="34FA1D66" w14:textId="77777777" w:rsidR="00441F58" w:rsidRDefault="00441F58" w:rsidP="006B3331">
      <w:pPr>
        <w:pStyle w:val="PlainText"/>
        <w:rPr>
          <w:lang w:val="en-GB"/>
        </w:rPr>
      </w:pPr>
      <w:r>
        <w:rPr>
          <w:lang w:val="en-GB"/>
        </w:rPr>
        <w:t xml:space="preserve">    {</w:t>
      </w:r>
    </w:p>
    <w:p w14:paraId="105BBC05" w14:textId="77777777" w:rsidR="00D276B3" w:rsidRDefault="00D276B3" w:rsidP="00672F8F">
      <w:pPr>
        <w:pStyle w:val="Le"/>
      </w:pPr>
    </w:p>
    <w:p w14:paraId="245B54D2" w14:textId="2A48B867" w:rsidR="005453E5" w:rsidRDefault="005453E5" w:rsidP="00FF48C5">
      <w:pPr>
        <w:pStyle w:val="BodyText"/>
      </w:pPr>
      <w:r>
        <w:t>Similarly, the assembly should be named ManufacturerName.Gadgeteer.MainboardName.dll</w:t>
      </w:r>
      <w:r w:rsidR="00D276B3">
        <w:t>.</w:t>
      </w:r>
    </w:p>
    <w:p w14:paraId="6CB39C7E" w14:textId="0BFEB26F" w:rsidR="00E221D8" w:rsidRDefault="00260B9D" w:rsidP="009E66C7">
      <w:pPr>
        <w:pStyle w:val="Heading1"/>
      </w:pPr>
      <w:bookmarkStart w:id="23" w:name="_Toc307836694"/>
      <w:r>
        <w:lastRenderedPageBreak/>
        <w:t>Visual Studio Mainboard</w:t>
      </w:r>
      <w:r w:rsidR="00E221D8">
        <w:t xml:space="preserve"> Template Project</w:t>
      </w:r>
      <w:bookmarkEnd w:id="23"/>
    </w:p>
    <w:p w14:paraId="1D313A82" w14:textId="111EE79B" w:rsidR="009E66C7" w:rsidRDefault="009E66C7" w:rsidP="009E66C7">
      <w:pPr>
        <w:pStyle w:val="BodyText"/>
      </w:pPr>
      <w:r w:rsidRPr="004F1DED">
        <w:t>Th</w:t>
      </w:r>
      <w:r>
        <w:t>e</w:t>
      </w:r>
      <w:r w:rsidRPr="004F1DED">
        <w:t xml:space="preserve"> </w:t>
      </w:r>
      <w:r>
        <w:t xml:space="preserve">mainboard </w:t>
      </w:r>
      <w:r w:rsidRPr="004F1DED">
        <w:t xml:space="preserve">template </w:t>
      </w:r>
      <w:r>
        <w:t xml:space="preserve">installed with the </w:t>
      </w:r>
      <w:proofErr w:type="spellStart"/>
      <w:r>
        <w:t>GadgeteerBuilderTemplates</w:t>
      </w:r>
      <w:proofErr w:type="spellEnd"/>
      <w:r>
        <w:t xml:space="preserve"> installer found at </w:t>
      </w:r>
      <w:hyperlink r:id="rId20" w:history="1">
        <w:r w:rsidRPr="007906FF">
          <w:rPr>
            <w:rStyle w:val="Hyperlink"/>
          </w:rPr>
          <w:t>http://gadgeteer.codeplex.com/</w:t>
        </w:r>
      </w:hyperlink>
      <w:r>
        <w:t xml:space="preserve">  </w:t>
      </w:r>
      <w:r w:rsidRPr="004F1DED">
        <w:t>provides a</w:t>
      </w:r>
      <w:r>
        <w:t>n easy</w:t>
      </w:r>
      <w:r w:rsidRPr="004F1DED">
        <w:t xml:space="preserve"> way to build software for a </w:t>
      </w:r>
      <w:r>
        <w:t>mainboard</w:t>
      </w:r>
      <w:r w:rsidRPr="004F1DED">
        <w:t xml:space="preserve"> that i</w:t>
      </w:r>
      <w:r>
        <w:t>s compliant with the</w:t>
      </w:r>
      <w:r w:rsidRPr="004F1DED">
        <w:t xml:space="preserve"> specifications in this document.  Th</w:t>
      </w:r>
      <w:r>
        <w:t>e</w:t>
      </w:r>
      <w:r w:rsidRPr="004F1DED">
        <w:t xml:space="preserve"> template generates an installer (MSI) that can be distributed to end users.  It also generates an installation-merge module (MSM)</w:t>
      </w:r>
      <w:r>
        <w:t xml:space="preserve"> that</w:t>
      </w:r>
      <w:r w:rsidRPr="004F1DED">
        <w:t xml:space="preserve"> can be used </w:t>
      </w:r>
      <w:r>
        <w:t xml:space="preserve">with the Kit Template (also found in the </w:t>
      </w:r>
      <w:proofErr w:type="spellStart"/>
      <w:r>
        <w:t>GadgeteerBuilderTemplates</w:t>
      </w:r>
      <w:proofErr w:type="spellEnd"/>
      <w:r>
        <w:t xml:space="preserve"> installer) </w:t>
      </w:r>
      <w:r w:rsidRPr="004F1DED">
        <w:t xml:space="preserve">to make kit installers that include modules, mainboards, templates, and </w:t>
      </w:r>
      <w:r>
        <w:t>other components that</w:t>
      </w:r>
      <w:r w:rsidR="00EA3A36">
        <w:t xml:space="preserve"> might be needed in</w:t>
      </w:r>
      <w:r w:rsidRPr="004F1DED">
        <w:t xml:space="preserve"> a development kit.</w:t>
      </w:r>
      <w:r>
        <w:t xml:space="preserve">   </w:t>
      </w:r>
    </w:p>
    <w:p w14:paraId="65F4F267" w14:textId="361C8414" w:rsidR="00F15534" w:rsidRDefault="00F15534" w:rsidP="009E66C7">
      <w:pPr>
        <w:pStyle w:val="BodyText"/>
      </w:pPr>
      <w:r>
        <w:t>This version of the Mainboard</w:t>
      </w:r>
      <w:r w:rsidRPr="00F15534">
        <w:t xml:space="preserve"> Builder’s Guide is specific to Gadgeteer 2.42.600 and later. The most up-to-date information abou</w:t>
      </w:r>
      <w:r>
        <w:t>t building .NET Gadgeteer mainboard</w:t>
      </w:r>
      <w:r w:rsidRPr="00F15534">
        <w:t xml:space="preserve">s is included in the ReadMe file included with the module template project.  Version 2.42.600 of the core libraries support mainboards with built-in modules and modules that only work on particular mainboards.  Version 2.42.600 fragments some elements of the core, such as the Networking, Serial, and </w:t>
      </w:r>
      <w:proofErr w:type="spellStart"/>
      <w:r w:rsidRPr="00F15534">
        <w:t>DisplayModule</w:t>
      </w:r>
      <w:proofErr w:type="spellEnd"/>
      <w:r w:rsidRPr="00F15534">
        <w:t xml:space="preserve"> classes.  Refer to the ReadMe.txt for information pertinent to each version.</w:t>
      </w:r>
    </w:p>
    <w:p w14:paraId="5DD5B1B0" w14:textId="4E3DA4F5" w:rsidR="00EC439A" w:rsidRDefault="00EC439A" w:rsidP="009E66C7">
      <w:pPr>
        <w:pStyle w:val="BodyText"/>
      </w:pPr>
      <w:r>
        <w:t>The templates can build modules for both version 2.42 and the earlier version 2.41.  You can implement either or both versions.  Implementing both versions will enable your module to work on more mainboards.</w:t>
      </w:r>
    </w:p>
    <w:p w14:paraId="666887F4" w14:textId="6F31D955" w:rsidR="00EA3A36" w:rsidRDefault="00A65423" w:rsidP="009E66C7">
      <w:pPr>
        <w:pStyle w:val="BodyText"/>
      </w:pPr>
      <w:r>
        <w:t xml:space="preserve">Both Visual Studio and Visual </w:t>
      </w:r>
      <w:r w:rsidR="009E66C7">
        <w:t xml:space="preserve">C# Express support the Mainboard template, though </w:t>
      </w:r>
      <w:r w:rsidR="00EA3A36">
        <w:t xml:space="preserve">only Visual Studio supports </w:t>
      </w:r>
      <w:r w:rsidR="009E66C7">
        <w:t>the Kit templat</w:t>
      </w:r>
      <w:r w:rsidR="00EA3A36">
        <w:t>e</w:t>
      </w:r>
      <w:r w:rsidR="009E66C7">
        <w:t>. To build the i</w:t>
      </w:r>
      <w:r w:rsidR="00EA3A36">
        <w:t>nstaller MSI automatically, the</w:t>
      </w:r>
      <w:r w:rsidR="009E66C7">
        <w:t xml:space="preserve"> template requires WiX Toolset 3.5 to be installed.  The WiX35.msi installer is available at </w:t>
      </w:r>
      <w:hyperlink r:id="rId21" w:history="1">
        <w:r w:rsidR="009E66C7" w:rsidRPr="0002423F">
          <w:rPr>
            <w:rStyle w:val="Hyperlink"/>
          </w:rPr>
          <w:t>http://wix.codeplex.com/releases/view/60102</w:t>
        </w:r>
      </w:hyperlink>
      <w:r w:rsidR="009E66C7">
        <w:t xml:space="preserve"> . </w:t>
      </w:r>
    </w:p>
    <w:p w14:paraId="646AAC6B" w14:textId="2BC6D417" w:rsidR="00BC5372" w:rsidRDefault="00BC5372" w:rsidP="009E66C7">
      <w:pPr>
        <w:pStyle w:val="BodyText"/>
      </w:pPr>
      <w:r w:rsidRPr="00BC5372">
        <w:rPr>
          <w:b/>
        </w:rPr>
        <w:t>Important:</w:t>
      </w:r>
      <w:r>
        <w:t xml:space="preserve"> </w:t>
      </w:r>
      <w:r w:rsidR="009E66C7">
        <w:t xml:space="preserve">Be sure to install WiX before you create a project </w:t>
      </w:r>
      <w:r>
        <w:t>to build mainboard or kit installers</w:t>
      </w:r>
      <w:r w:rsidR="009E66C7">
        <w:t xml:space="preserve">. </w:t>
      </w:r>
    </w:p>
    <w:p w14:paraId="67903306" w14:textId="7B955E78" w:rsidR="00F15534" w:rsidRDefault="009E66C7" w:rsidP="009E66C7">
      <w:pPr>
        <w:pStyle w:val="BodyText"/>
      </w:pPr>
      <w:r>
        <w:t>A Readme file installed with the template also contains the instructions that are detailed in this section.</w:t>
      </w:r>
      <w:r w:rsidR="00F15534">
        <w:t xml:space="preserve"> </w:t>
      </w:r>
      <w:r w:rsidR="00F15534" w:rsidRPr="00F15534">
        <w:t xml:space="preserve">The Readme file installed with the template contains updates </w:t>
      </w:r>
      <w:proofErr w:type="gramStart"/>
      <w:r w:rsidR="00F15534" w:rsidRPr="00F15534">
        <w:t>of  the</w:t>
      </w:r>
      <w:proofErr w:type="gramEnd"/>
      <w:r w:rsidR="00F15534" w:rsidRPr="00F15534">
        <w:t xml:space="preserve"> instructions in this section.  The templates currently support modules built on either or both 2.42 and 2.42 assemblies.  The 4.2 release of the .NET Micro Framework facilitates this upgrade to the .NET Gadgeteer core libraries, but there are numerous 2.41 modules in production.  .NET Gadgeteer developers can implement drivers for either 2.41 or 2.42 assemblies or for both versions of the assemblies.</w:t>
      </w:r>
    </w:p>
    <w:p w14:paraId="0A5DBDD5" w14:textId="02B07DF1" w:rsidR="00F172A9" w:rsidRDefault="00F172A9" w:rsidP="00F172A9">
      <w:pPr>
        <w:pStyle w:val="BodyText"/>
      </w:pPr>
      <w:r>
        <w:t>You can create a Visual Studio project that includes the mainboard software template by following these steps.</w:t>
      </w:r>
    </w:p>
    <w:p w14:paraId="494857BD" w14:textId="2825A2C7" w:rsidR="00F172A9" w:rsidRDefault="00F172A9" w:rsidP="00345BF5">
      <w:pPr>
        <w:pStyle w:val="Procedure"/>
      </w:pPr>
      <w:r>
        <w:t xml:space="preserve">To create a Visual Studio </w:t>
      </w:r>
      <w:r w:rsidR="00FB20BE">
        <w:t>project that includes the mainboard</w:t>
      </w:r>
      <w:r>
        <w:t xml:space="preserve"> software template </w:t>
      </w:r>
    </w:p>
    <w:p w14:paraId="5D2FB5C9" w14:textId="3B1EA9A1" w:rsidR="00F172A9" w:rsidRDefault="00F172A9" w:rsidP="00F172A9">
      <w:pPr>
        <w:pStyle w:val="BodyText"/>
        <w:numPr>
          <w:ilvl w:val="0"/>
          <w:numId w:val="35"/>
        </w:numPr>
      </w:pPr>
      <w:r>
        <w:t xml:space="preserve">Select </w:t>
      </w:r>
      <w:r w:rsidRPr="00B76473">
        <w:rPr>
          <w:b/>
        </w:rPr>
        <w:t>New Project</w:t>
      </w:r>
      <w:r>
        <w:t xml:space="preserve"> from the File menu. </w:t>
      </w:r>
    </w:p>
    <w:p w14:paraId="63F14CDD" w14:textId="7CC9E4BD" w:rsidR="00F172A9" w:rsidRDefault="00F172A9" w:rsidP="00F172A9">
      <w:pPr>
        <w:pStyle w:val="BodyText"/>
        <w:numPr>
          <w:ilvl w:val="0"/>
          <w:numId w:val="35"/>
        </w:numPr>
      </w:pPr>
      <w:r>
        <w:t xml:space="preserve">Select </w:t>
      </w:r>
      <w:r w:rsidRPr="00B76473">
        <w:rPr>
          <w:b/>
        </w:rPr>
        <w:t>Gadgeteer</w:t>
      </w:r>
      <w:r>
        <w:t xml:space="preserve"> from the Visual C# installed templates.</w:t>
      </w:r>
    </w:p>
    <w:p w14:paraId="685934B9" w14:textId="7E15672D" w:rsidR="00F172A9" w:rsidRDefault="00F172A9" w:rsidP="00F172A9">
      <w:pPr>
        <w:pStyle w:val="BodyText"/>
        <w:numPr>
          <w:ilvl w:val="0"/>
          <w:numId w:val="35"/>
        </w:numPr>
      </w:pPr>
      <w:r>
        <w:t xml:space="preserve">Select </w:t>
      </w:r>
      <w:r>
        <w:rPr>
          <w:b/>
        </w:rPr>
        <w:t>.NET Gadgeteer – Mainboard</w:t>
      </w:r>
      <w:r w:rsidRPr="00B76473">
        <w:rPr>
          <w:b/>
        </w:rPr>
        <w:t xml:space="preserve"> Template</w:t>
      </w:r>
      <w:r>
        <w:t xml:space="preserve"> from the options visible, as shown in the following illustration.</w:t>
      </w:r>
    </w:p>
    <w:p w14:paraId="41877C85" w14:textId="15F0CB79" w:rsidR="00E221D8" w:rsidRDefault="00F172A9" w:rsidP="00E221D8">
      <w:pPr>
        <w:pStyle w:val="BodyText"/>
        <w:numPr>
          <w:ilvl w:val="0"/>
          <w:numId w:val="35"/>
        </w:numPr>
      </w:pPr>
      <w:r>
        <w:t>Name the project and click OK.</w:t>
      </w:r>
    </w:p>
    <w:p w14:paraId="4E89F761" w14:textId="49213972" w:rsidR="00E221D8" w:rsidRDefault="005268F1" w:rsidP="00E221D8">
      <w:pPr>
        <w:pStyle w:val="BodyText"/>
      </w:pPr>
      <w:r w:rsidRPr="005268F1">
        <w:rPr>
          <w:noProof/>
        </w:rPr>
        <w:lastRenderedPageBreak/>
        <w:t xml:space="preserve"> </w:t>
      </w:r>
      <w:r>
        <w:rPr>
          <w:noProof/>
        </w:rPr>
        <w:drawing>
          <wp:inline distT="0" distB="0" distL="0" distR="0" wp14:anchorId="0CF3F454" wp14:editId="3FD1D589">
            <wp:extent cx="4883150" cy="297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3150" cy="2975800"/>
                    </a:xfrm>
                    <a:prstGeom prst="rect">
                      <a:avLst/>
                    </a:prstGeom>
                  </pic:spPr>
                </pic:pic>
              </a:graphicData>
            </a:graphic>
          </wp:inline>
        </w:drawing>
      </w:r>
    </w:p>
    <w:p w14:paraId="51BAA9DD" w14:textId="77777777" w:rsidR="00F172A9" w:rsidRDefault="00F172A9" w:rsidP="00E221D8">
      <w:pPr>
        <w:pStyle w:val="BodyText"/>
      </w:pPr>
    </w:p>
    <w:p w14:paraId="2D8909C6" w14:textId="77777777" w:rsidR="007D0324" w:rsidRDefault="007D0324" w:rsidP="00F172A9">
      <w:pPr>
        <w:pStyle w:val="BodyText"/>
        <w:numPr>
          <w:ilvl w:val="0"/>
          <w:numId w:val="35"/>
        </w:numPr>
      </w:pPr>
      <w:r>
        <w:t>T</w:t>
      </w:r>
      <w:r w:rsidR="000C5F7D">
        <w:t>he dialog that opens provides textboxes for Manufacturer Full Name and Manufacturer Safe Name.  It also allows you to specify whether your mainboard targets version 4.1 or 4.2 of the .NET Micro Framework, or both versions.</w:t>
      </w:r>
    </w:p>
    <w:p w14:paraId="01135303" w14:textId="4E7E2649" w:rsidR="00F172A9" w:rsidRDefault="000C5F7D" w:rsidP="00973455">
      <w:pPr>
        <w:pStyle w:val="BodyText"/>
        <w:ind w:left="360"/>
      </w:pPr>
      <w:r>
        <w:t xml:space="preserve"> </w:t>
      </w:r>
      <w:r w:rsidR="00833BFB">
        <w:rPr>
          <w:noProof/>
        </w:rPr>
        <w:drawing>
          <wp:inline distT="0" distB="0" distL="0" distR="0" wp14:anchorId="0DD4CED9" wp14:editId="457FAF8A">
            <wp:extent cx="3466465" cy="16268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6465" cy="1626870"/>
                    </a:xfrm>
                    <a:prstGeom prst="rect">
                      <a:avLst/>
                    </a:prstGeom>
                    <a:noFill/>
                    <a:ln>
                      <a:noFill/>
                    </a:ln>
                  </pic:spPr>
                </pic:pic>
              </a:graphicData>
            </a:graphic>
          </wp:inline>
        </w:drawing>
      </w:r>
    </w:p>
    <w:p w14:paraId="3B36A77C" w14:textId="10C43E1C" w:rsidR="00E221D8" w:rsidRPr="003722F4" w:rsidRDefault="00E221D8" w:rsidP="007D0324">
      <w:pPr>
        <w:pStyle w:val="BodyText"/>
      </w:pPr>
      <w:r w:rsidRPr="00954690">
        <w:t>This will replace matches in: [</w:t>
      </w:r>
      <w:proofErr w:type="spellStart"/>
      <w:r w:rsidRPr="00954690">
        <w:t>M</w:t>
      </w:r>
      <w:r w:rsidR="00B958DF">
        <w:t>ainboard</w:t>
      </w:r>
      <w:r w:rsidR="00EA3A36">
        <w:t>Name</w:t>
      </w:r>
      <w:proofErr w:type="spellEnd"/>
      <w:r w:rsidR="00EA3A36">
        <w:t>].</w:t>
      </w:r>
      <w:proofErr w:type="spellStart"/>
      <w:r w:rsidR="00EA3A36">
        <w:t>cs</w:t>
      </w:r>
      <w:proofErr w:type="spellEnd"/>
      <w:r w:rsidR="00EA3A36">
        <w:t xml:space="preserve">, </w:t>
      </w:r>
      <w:proofErr w:type="spellStart"/>
      <w:r w:rsidRPr="00954690">
        <w:t>common.wxi</w:t>
      </w:r>
      <w:proofErr w:type="spellEnd"/>
      <w:r w:rsidRPr="00954690">
        <w:t xml:space="preserve">, </w:t>
      </w:r>
      <w:bookmarkStart w:id="24" w:name="_GoBack"/>
      <w:bookmarkEnd w:id="24"/>
      <w:r w:rsidRPr="00954690">
        <w:t>GadgeteerHardw</w:t>
      </w:r>
      <w:r>
        <w:t xml:space="preserve">are.xml, and </w:t>
      </w:r>
      <w:proofErr w:type="spellStart"/>
      <w:r>
        <w:t>AssemblyInfo.cs</w:t>
      </w:r>
      <w:proofErr w:type="spellEnd"/>
      <w:r>
        <w:t xml:space="preserve">.  </w:t>
      </w:r>
      <w:r w:rsidR="00EA3A36" w:rsidRPr="00954690">
        <w:t xml:space="preserve">You </w:t>
      </w:r>
      <w:r w:rsidR="00EA3A36">
        <w:t>can</w:t>
      </w:r>
      <w:r w:rsidR="00EA3A36" w:rsidRPr="00954690">
        <w:t xml:space="preserve"> skip the matches in th</w:t>
      </w:r>
      <w:r w:rsidR="00EA3A36">
        <w:t>e</w:t>
      </w:r>
      <w:r w:rsidR="00EA3A36" w:rsidRPr="00954690">
        <w:t xml:space="preserve"> Readme file.  </w:t>
      </w:r>
    </w:p>
    <w:p w14:paraId="3AC41624" w14:textId="26AE8964" w:rsidR="00E221D8" w:rsidRDefault="008E45BC" w:rsidP="00E221D8">
      <w:pPr>
        <w:pStyle w:val="Heading2"/>
      </w:pPr>
      <w:bookmarkStart w:id="25" w:name="_Toc307836695"/>
      <w:r>
        <w:t xml:space="preserve">Implementing the </w:t>
      </w:r>
      <w:r w:rsidR="00B958DF">
        <w:t>Mainboard</w:t>
      </w:r>
      <w:r w:rsidR="00E221D8">
        <w:t xml:space="preserve"> Driver</w:t>
      </w:r>
      <w:bookmarkEnd w:id="25"/>
    </w:p>
    <w:p w14:paraId="2A50A9CD" w14:textId="77777777" w:rsidR="00EA3A36" w:rsidRDefault="00E221D8" w:rsidP="00E221D8">
      <w:pPr>
        <w:pStyle w:val="BodyTextInk"/>
      </w:pPr>
      <w:r>
        <w:t>You do not have to write assembly-language code or do low-level programming to implement the softwa</w:t>
      </w:r>
      <w:r w:rsidR="00B958DF">
        <w:t>re driver for a Gadgeteer mainboard.  The mainboard</w:t>
      </w:r>
      <w:r>
        <w:t xml:space="preserve"> templ</w:t>
      </w:r>
      <w:r w:rsidR="00B958DF">
        <w:t>ate creates a file named [</w:t>
      </w:r>
      <w:proofErr w:type="spellStart"/>
      <w:r w:rsidR="00B958DF">
        <w:t>Mainboard</w:t>
      </w:r>
      <w:r>
        <w:t>Name</w:t>
      </w:r>
      <w:proofErr w:type="spellEnd"/>
      <w:r>
        <w:t xml:space="preserve">].cs.  This file uses the C# programming language and the features of managed code.  </w:t>
      </w:r>
      <w:r w:rsidRPr="005C62BB">
        <w:t>There are comments and examples in th</w:t>
      </w:r>
      <w:r>
        <w:t>e [</w:t>
      </w:r>
      <w:proofErr w:type="spellStart"/>
      <w:r w:rsidR="00B958DF">
        <w:t>MainboardName</w:t>
      </w:r>
      <w:proofErr w:type="spellEnd"/>
      <w:r>
        <w:t>].</w:t>
      </w:r>
      <w:proofErr w:type="spellStart"/>
      <w:r>
        <w:t>cs</w:t>
      </w:r>
      <w:proofErr w:type="spellEnd"/>
      <w:r w:rsidRPr="005C62BB">
        <w:t xml:space="preserve"> file to assist you with </w:t>
      </w:r>
      <w:r>
        <w:t xml:space="preserve">the implementation of the </w:t>
      </w:r>
      <w:r w:rsidRPr="00F5028A">
        <w:t>software for your module</w:t>
      </w:r>
      <w:r>
        <w:t xml:space="preserve">. </w:t>
      </w:r>
    </w:p>
    <w:p w14:paraId="0F92319B" w14:textId="738EED7E" w:rsidR="00E221D8" w:rsidRDefault="00E221D8" w:rsidP="00E221D8">
      <w:pPr>
        <w:pStyle w:val="BodyTextInk"/>
      </w:pPr>
      <w:r>
        <w:lastRenderedPageBreak/>
        <w:t>T</w:t>
      </w:r>
      <w:r w:rsidRPr="00F5028A">
        <w:t>he following illustration</w:t>
      </w:r>
      <w:r>
        <w:t xml:space="preserve"> shows a view of the [</w:t>
      </w:r>
      <w:proofErr w:type="spellStart"/>
      <w:r w:rsidR="00B958DF">
        <w:t>MainboardName</w:t>
      </w:r>
      <w:proofErr w:type="spellEnd"/>
      <w:r>
        <w:t>].</w:t>
      </w:r>
      <w:proofErr w:type="spellStart"/>
      <w:r>
        <w:t>cs</w:t>
      </w:r>
      <w:proofErr w:type="spellEnd"/>
      <w:r>
        <w:t xml:space="preserve"> file</w:t>
      </w:r>
      <w:r w:rsidR="00B958DF">
        <w:t xml:space="preserve"> in which a hypothetical </w:t>
      </w:r>
      <w:proofErr w:type="spellStart"/>
      <w:r w:rsidR="00B958DF">
        <w:t>FireBoard</w:t>
      </w:r>
      <w:proofErr w:type="spellEnd"/>
      <w:r w:rsidR="00B958DF">
        <w:t xml:space="preserve"> mainboard</w:t>
      </w:r>
      <w:r>
        <w:t xml:space="preserve"> is implemented</w:t>
      </w:r>
      <w:r w:rsidRPr="00F5028A">
        <w:t>.</w:t>
      </w:r>
    </w:p>
    <w:p w14:paraId="7685C891" w14:textId="1AA5AB73" w:rsidR="00E221D8" w:rsidRDefault="005268F1" w:rsidP="00E221D8">
      <w:pPr>
        <w:pStyle w:val="BodyText"/>
      </w:pPr>
      <w:r w:rsidRPr="005268F1">
        <w:rPr>
          <w:noProof/>
        </w:rPr>
        <w:t xml:space="preserve"> </w:t>
      </w:r>
      <w:r>
        <w:rPr>
          <w:noProof/>
        </w:rPr>
        <w:drawing>
          <wp:inline distT="0" distB="0" distL="0" distR="0" wp14:anchorId="70536817" wp14:editId="4B917929">
            <wp:extent cx="4883150" cy="268208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3150" cy="2682081"/>
                    </a:xfrm>
                    <a:prstGeom prst="rect">
                      <a:avLst/>
                    </a:prstGeom>
                  </pic:spPr>
                </pic:pic>
              </a:graphicData>
            </a:graphic>
          </wp:inline>
        </w:drawing>
      </w:r>
    </w:p>
    <w:p w14:paraId="056C6AE6" w14:textId="68B71B4E" w:rsidR="00E221D8" w:rsidRDefault="00B958DF" w:rsidP="00E221D8">
      <w:pPr>
        <w:pStyle w:val="BodyText"/>
      </w:pPr>
      <w:r>
        <w:t xml:space="preserve">The </w:t>
      </w:r>
      <w:proofErr w:type="spellStart"/>
      <w:r w:rsidRPr="00FB20BE">
        <w:rPr>
          <w:rFonts w:ascii="Courier New" w:hAnsi="Courier New" w:cs="Courier New"/>
        </w:rPr>
        <w:t>FireBoard.cs</w:t>
      </w:r>
      <w:proofErr w:type="spellEnd"/>
      <w:r>
        <w:t xml:space="preserve"> file created by the template includes example code that shows how to</w:t>
      </w:r>
      <w:r w:rsidRPr="00B958DF">
        <w:t xml:space="preserve"> create, configure</w:t>
      </w:r>
      <w:r w:rsidR="00FB20BE">
        <w:t>,</w:t>
      </w:r>
      <w:r w:rsidRPr="00B958DF">
        <w:t xml:space="preserve"> and register</w:t>
      </w:r>
      <w:r>
        <w:t xml:space="preserve"> each socket on the mainboard </w:t>
      </w:r>
      <w:r w:rsidRPr="00B958DF">
        <w:t>with Gadgeteer.dll</w:t>
      </w:r>
      <w:r w:rsidR="00E221D8" w:rsidRPr="00920215">
        <w:t xml:space="preserve">. </w:t>
      </w:r>
      <w:r>
        <w:t xml:space="preserve">  For more information, see the heading </w:t>
      </w:r>
      <w:r w:rsidRPr="00FB20BE">
        <w:rPr>
          <w:b/>
        </w:rPr>
        <w:t>Socket Types</w:t>
      </w:r>
      <w:r w:rsidRPr="00B958DF">
        <w:rPr>
          <w:i/>
        </w:rPr>
        <w:t xml:space="preserve"> </w:t>
      </w:r>
      <w:r>
        <w:t>in this document.</w:t>
      </w:r>
    </w:p>
    <w:p w14:paraId="2B4DB5B9" w14:textId="39BD4AA3" w:rsidR="00E221D8" w:rsidRDefault="00E221D8" w:rsidP="00E221D8">
      <w:pPr>
        <w:pStyle w:val="BodyText"/>
      </w:pPr>
      <w:r w:rsidRPr="00920215">
        <w:t xml:space="preserve">The triple-slash "///" comments shown </w:t>
      </w:r>
      <w:r>
        <w:t>in the following code segment are used by</w:t>
      </w:r>
      <w:r w:rsidRPr="00920215">
        <w:t xml:space="preserve"> the build process to create an XML file named </w:t>
      </w:r>
      <w:r w:rsidR="00260B9D" w:rsidRPr="00260B9D">
        <w:t>MSRDocumentation.Gadgeteer.FireBoard.XML</w:t>
      </w:r>
      <w:r w:rsidR="00260B9D">
        <w:t xml:space="preserve"> </w:t>
      </w:r>
      <w:r>
        <w:t>that supports</w:t>
      </w:r>
      <w:r w:rsidR="008E45BC">
        <w:t xml:space="preserve"> IntelliS</w:t>
      </w:r>
      <w:r w:rsidRPr="00920215">
        <w:t>ense and documen</w:t>
      </w:r>
      <w:r w:rsidR="00260B9D">
        <w:t>ta</w:t>
      </w:r>
      <w:r w:rsidRPr="00920215">
        <w:t>tion for the</w:t>
      </w:r>
      <w:r>
        <w:t xml:space="preserve"> software </w:t>
      </w:r>
      <w:r w:rsidRPr="00920215">
        <w:t>interface</w:t>
      </w:r>
      <w:r w:rsidR="00260B9D">
        <w:t xml:space="preserve">. </w:t>
      </w:r>
    </w:p>
    <w:p w14:paraId="5F414E93" w14:textId="38DE3662" w:rsidR="00E221D8" w:rsidRDefault="00E221D8" w:rsidP="00E221D8">
      <w:pPr>
        <w:pStyle w:val="BodyText"/>
      </w:pPr>
      <w:r>
        <w:t xml:space="preserve">The following code shows the constructor for the hypothetical </w:t>
      </w:r>
      <w:proofErr w:type="spellStart"/>
      <w:r w:rsidR="00260B9D">
        <w:t>FireBoard</w:t>
      </w:r>
      <w:proofErr w:type="spellEnd"/>
      <w:r w:rsidR="00260B9D">
        <w:t xml:space="preserve"> mainboard</w:t>
      </w:r>
      <w:r>
        <w:t>.</w:t>
      </w:r>
    </w:p>
    <w:p w14:paraId="402A61E6"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Fireboard</w:t>
      </w:r>
      <w:r>
        <w:rPr>
          <w:rFonts w:ascii="Consolas" w:hAnsi="Consolas" w:cs="Consolas"/>
          <w:sz w:val="19"/>
          <w:szCs w:val="19"/>
        </w:rPr>
        <w:t xml:space="preserve"> : </w:t>
      </w:r>
      <w:proofErr w:type="spellStart"/>
      <w:r>
        <w:rPr>
          <w:rFonts w:ascii="Consolas" w:hAnsi="Consolas" w:cs="Consolas"/>
          <w:sz w:val="19"/>
          <w:szCs w:val="19"/>
        </w:rPr>
        <w:t>GT.</w:t>
      </w:r>
      <w:r>
        <w:rPr>
          <w:rFonts w:ascii="Consolas" w:hAnsi="Consolas" w:cs="Consolas"/>
          <w:color w:val="2B91AF"/>
          <w:sz w:val="19"/>
          <w:szCs w:val="19"/>
        </w:rPr>
        <w:t>Mainboard</w:t>
      </w:r>
      <w:proofErr w:type="spellEnd"/>
    </w:p>
    <w:p w14:paraId="34FA861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w:t>
      </w:r>
    </w:p>
    <w:p w14:paraId="09F678B9"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mainboard constructor gets called before anything else in Gadgeteer (module constructors,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4F82014F"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 it can set up fields in Gadgeteer.dll specifying socket types supported, etc.</w:t>
      </w:r>
    </w:p>
    <w:p w14:paraId="49792511" w14:textId="77777777" w:rsidR="00AA2F92" w:rsidRDefault="00AA2F92" w:rsidP="00AA2F92">
      <w:pPr>
        <w:autoSpaceDE w:val="0"/>
        <w:autoSpaceDN w:val="0"/>
        <w:adjustRightInd w:val="0"/>
        <w:rPr>
          <w:rFonts w:ascii="Consolas" w:hAnsi="Consolas" w:cs="Consolas"/>
          <w:sz w:val="19"/>
          <w:szCs w:val="19"/>
        </w:rPr>
      </w:pPr>
    </w:p>
    <w:p w14:paraId="478FD032"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332F1E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Instantiates a new Fireboard mainboard</w:t>
      </w:r>
    </w:p>
    <w:p w14:paraId="0476AEF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8230C3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Fireboard()</w:t>
      </w:r>
    </w:p>
    <w:p w14:paraId="5398E662"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
    <w:p w14:paraId="2BCB2B39"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uncomment the following if you support NativeI2CWriteRead for faster DaisyLink performance</w:t>
      </w:r>
    </w:p>
    <w:p w14:paraId="2C45F995"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otherwise, the DaisyLink I2C interface will be supported in Gadgeteer.dll in managed code.</w:t>
      </w:r>
    </w:p>
    <w:p w14:paraId="138494BC"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w:t>
      </w:r>
      <w:r>
        <w:rPr>
          <w:rFonts w:ascii="Consolas" w:hAnsi="Consolas" w:cs="Consolas"/>
          <w:color w:val="2B91AF"/>
          <w:sz w:val="19"/>
          <w:szCs w:val="19"/>
        </w:rPr>
        <w:t>NativeI2CWriteReadDelegate</w:t>
      </w:r>
      <w:r>
        <w:rPr>
          <w:rFonts w:ascii="Consolas" w:hAnsi="Consolas" w:cs="Consolas"/>
          <w:sz w:val="19"/>
          <w:szCs w:val="19"/>
        </w:rPr>
        <w:t xml:space="preserve"> nativeI2C =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8000"/>
          <w:sz w:val="19"/>
          <w:szCs w:val="19"/>
        </w:rPr>
        <w:t xml:space="preserve">// new </w:t>
      </w:r>
      <w:proofErr w:type="gramStart"/>
      <w:r>
        <w:rPr>
          <w:rFonts w:ascii="Consolas" w:hAnsi="Consolas" w:cs="Consolas"/>
          <w:color w:val="008000"/>
          <w:sz w:val="19"/>
          <w:szCs w:val="19"/>
        </w:rPr>
        <w:t>GT.Socket.SocketInterfaces.NativeI2CWriteReadDelegate(</w:t>
      </w:r>
      <w:proofErr w:type="gramEnd"/>
      <w:r>
        <w:rPr>
          <w:rFonts w:ascii="Consolas" w:hAnsi="Consolas" w:cs="Consolas"/>
          <w:color w:val="008000"/>
          <w:sz w:val="19"/>
          <w:szCs w:val="19"/>
        </w:rPr>
        <w:t>NativeI2CWriteRead);</w:t>
      </w:r>
    </w:p>
    <w:p w14:paraId="604AAE56" w14:textId="77777777" w:rsidR="00AA2F92" w:rsidRDefault="00AA2F92" w:rsidP="00AA2F92">
      <w:pPr>
        <w:autoSpaceDE w:val="0"/>
        <w:autoSpaceDN w:val="0"/>
        <w:adjustRightInd w:val="0"/>
        <w:rPr>
          <w:rFonts w:ascii="Consolas" w:hAnsi="Consolas" w:cs="Consolas"/>
          <w:sz w:val="19"/>
          <w:szCs w:val="19"/>
        </w:rPr>
      </w:pPr>
    </w:p>
    <w:p w14:paraId="2C0F025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GT.</w:t>
      </w:r>
      <w:r>
        <w:rPr>
          <w:rFonts w:ascii="Consolas" w:hAnsi="Consolas" w:cs="Consolas"/>
          <w:color w:val="2B91AF"/>
          <w:sz w:val="19"/>
          <w:szCs w:val="19"/>
        </w:rPr>
        <w:t>Socket</w:t>
      </w:r>
      <w:proofErr w:type="spellEnd"/>
      <w:r>
        <w:rPr>
          <w:rFonts w:ascii="Consolas" w:hAnsi="Consolas" w:cs="Consolas"/>
          <w:sz w:val="19"/>
          <w:szCs w:val="19"/>
        </w:rPr>
        <w:t xml:space="preserve"> socket;</w:t>
      </w:r>
    </w:p>
    <w:p w14:paraId="56DAA3EB" w14:textId="77777777" w:rsidR="00AA2F92" w:rsidRDefault="00AA2F92" w:rsidP="00AA2F92">
      <w:pPr>
        <w:autoSpaceDE w:val="0"/>
        <w:autoSpaceDN w:val="0"/>
        <w:adjustRightInd w:val="0"/>
        <w:rPr>
          <w:rFonts w:ascii="Consolas" w:hAnsi="Consolas" w:cs="Consolas"/>
          <w:sz w:val="19"/>
          <w:szCs w:val="19"/>
        </w:rPr>
      </w:pPr>
    </w:p>
    <w:p w14:paraId="1CCF4B0F"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each socket on the mainboard, create, configure and register a Socket object with Gadgeteer.dll</w:t>
      </w:r>
    </w:p>
    <w:p w14:paraId="577F4C60"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specifies:</w:t>
      </w:r>
    </w:p>
    <w:p w14:paraId="49A1D51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 the </w:t>
      </w:r>
      <w:proofErr w:type="spellStart"/>
      <w:r>
        <w:rPr>
          <w:rFonts w:ascii="Consolas" w:hAnsi="Consolas" w:cs="Consolas"/>
          <w:color w:val="008000"/>
          <w:sz w:val="19"/>
          <w:szCs w:val="19"/>
        </w:rPr>
        <w:t>SupportedTypes</w:t>
      </w:r>
      <w:proofErr w:type="spellEnd"/>
      <w:r>
        <w:rPr>
          <w:rFonts w:ascii="Consolas" w:hAnsi="Consolas" w:cs="Consolas"/>
          <w:color w:val="008000"/>
          <w:sz w:val="19"/>
          <w:szCs w:val="19"/>
        </w:rPr>
        <w:t xml:space="preserve"> character array matching the list on the mainboard</w:t>
      </w:r>
    </w:p>
    <w:p w14:paraId="6079BC5C"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 the </w:t>
      </w:r>
      <w:proofErr w:type="spellStart"/>
      <w:r>
        <w:rPr>
          <w:rFonts w:ascii="Consolas" w:hAnsi="Consolas" w:cs="Consolas"/>
          <w:color w:val="008000"/>
          <w:sz w:val="19"/>
          <w:szCs w:val="19"/>
        </w:rPr>
        <w:t>CpuPins</w:t>
      </w:r>
      <w:proofErr w:type="spellEnd"/>
      <w:r>
        <w:rPr>
          <w:rFonts w:ascii="Consolas" w:hAnsi="Consolas" w:cs="Consolas"/>
          <w:color w:val="008000"/>
          <w:sz w:val="19"/>
          <w:szCs w:val="19"/>
        </w:rPr>
        <w:t xml:space="preserve"> array (indexes [3] to [9].  [1</w:t>
      </w:r>
      <w:proofErr w:type="gramStart"/>
      <w:r>
        <w:rPr>
          <w:rFonts w:ascii="Consolas" w:hAnsi="Consolas" w:cs="Consolas"/>
          <w:color w:val="008000"/>
          <w:sz w:val="19"/>
          <w:szCs w:val="19"/>
        </w:rPr>
        <w:t>,2,10</w:t>
      </w:r>
      <w:proofErr w:type="gramEnd"/>
      <w:r>
        <w:rPr>
          <w:rFonts w:ascii="Consolas" w:hAnsi="Consolas" w:cs="Consolas"/>
          <w:color w:val="008000"/>
          <w:sz w:val="19"/>
          <w:szCs w:val="19"/>
        </w:rPr>
        <w:t>] are constant (3.3V, 5V, GND) and [0] is unused.  This is normally based on an enumeration supplied in the NETMF port used.</w:t>
      </w:r>
    </w:p>
    <w:p w14:paraId="393BF4C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 for other functionality, e.g. UART, SPI,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properties in the Socket class are set as appropriate to enable Gadgeteer.dll to access this functionality.</w:t>
      </w:r>
    </w:p>
    <w:p w14:paraId="4C2B657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See the Mainboard Builder's Guide and specifically the Socket Types specification for more details</w:t>
      </w:r>
    </w:p>
    <w:p w14:paraId="37DF7B6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two examples below are not realistically implementable sockets, but illustrate how to initialize a wide range of socket functionality.</w:t>
      </w:r>
    </w:p>
    <w:p w14:paraId="138D6EEB" w14:textId="77777777" w:rsidR="00AA2F92" w:rsidRDefault="00AA2F92" w:rsidP="00AA2F92">
      <w:pPr>
        <w:autoSpaceDE w:val="0"/>
        <w:autoSpaceDN w:val="0"/>
        <w:adjustRightInd w:val="0"/>
        <w:rPr>
          <w:rFonts w:ascii="Consolas" w:hAnsi="Consolas" w:cs="Consolas"/>
          <w:sz w:val="19"/>
          <w:szCs w:val="19"/>
        </w:rPr>
      </w:pPr>
    </w:p>
    <w:p w14:paraId="33E4DAB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example socket 1 supports many types</w:t>
      </w:r>
    </w:p>
    <w:p w14:paraId="6DA7011B"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Type 'D' - no additional action</w:t>
      </w:r>
    </w:p>
    <w:p w14:paraId="3AE2613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'I' - I2C pins must be used for the correct </w:t>
      </w:r>
      <w:proofErr w:type="spellStart"/>
      <w:r>
        <w:rPr>
          <w:rFonts w:ascii="Consolas" w:hAnsi="Consolas" w:cs="Consolas"/>
          <w:color w:val="008000"/>
          <w:sz w:val="19"/>
          <w:szCs w:val="19"/>
        </w:rPr>
        <w:t>CpuPins</w:t>
      </w:r>
      <w:proofErr w:type="spellEnd"/>
    </w:p>
    <w:p w14:paraId="19B8774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'K' and 'U' - UART pins and UART handshaking pins must be used for the correct </w:t>
      </w:r>
      <w:proofErr w:type="spellStart"/>
      <w:r>
        <w:rPr>
          <w:rFonts w:ascii="Consolas" w:hAnsi="Consolas" w:cs="Consolas"/>
          <w:color w:val="008000"/>
          <w:sz w:val="19"/>
          <w:szCs w:val="19"/>
        </w:rPr>
        <w:t>CpuPins</w:t>
      </w:r>
      <w:proofErr w:type="spellEnd"/>
      <w:r>
        <w:rPr>
          <w:rFonts w:ascii="Consolas" w:hAnsi="Consolas" w:cs="Consolas"/>
          <w:color w:val="008000"/>
          <w:sz w:val="19"/>
          <w:szCs w:val="19"/>
        </w:rPr>
        <w:t xml:space="preserve">, and the </w:t>
      </w:r>
      <w:proofErr w:type="spellStart"/>
      <w:r>
        <w:rPr>
          <w:rFonts w:ascii="Consolas" w:hAnsi="Consolas" w:cs="Consolas"/>
          <w:color w:val="008000"/>
          <w:sz w:val="19"/>
          <w:szCs w:val="19"/>
        </w:rPr>
        <w:t>SerialPortName</w:t>
      </w:r>
      <w:proofErr w:type="spellEnd"/>
      <w:r>
        <w:rPr>
          <w:rFonts w:ascii="Consolas" w:hAnsi="Consolas" w:cs="Consolas"/>
          <w:color w:val="008000"/>
          <w:sz w:val="19"/>
          <w:szCs w:val="19"/>
        </w:rPr>
        <w:t xml:space="preserve"> property must be set.</w:t>
      </w:r>
    </w:p>
    <w:p w14:paraId="54C5127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'S' - SPI pins must be used for the correct </w:t>
      </w:r>
      <w:proofErr w:type="spellStart"/>
      <w:r>
        <w:rPr>
          <w:rFonts w:ascii="Consolas" w:hAnsi="Consolas" w:cs="Consolas"/>
          <w:color w:val="008000"/>
          <w:sz w:val="19"/>
          <w:szCs w:val="19"/>
        </w:rPr>
        <w:t>CpuPins</w:t>
      </w:r>
      <w:proofErr w:type="spellEnd"/>
      <w:r>
        <w:rPr>
          <w:rFonts w:ascii="Consolas" w:hAnsi="Consolas" w:cs="Consolas"/>
          <w:color w:val="008000"/>
          <w:sz w:val="19"/>
          <w:szCs w:val="19"/>
        </w:rPr>
        <w:t xml:space="preserve">, and the </w:t>
      </w:r>
      <w:proofErr w:type="spellStart"/>
      <w:r>
        <w:rPr>
          <w:rFonts w:ascii="Consolas" w:hAnsi="Consolas" w:cs="Consolas"/>
          <w:color w:val="008000"/>
          <w:sz w:val="19"/>
          <w:szCs w:val="19"/>
        </w:rPr>
        <w:t>SPIModule</w:t>
      </w:r>
      <w:proofErr w:type="spellEnd"/>
      <w:r>
        <w:rPr>
          <w:rFonts w:ascii="Consolas" w:hAnsi="Consolas" w:cs="Consolas"/>
          <w:color w:val="008000"/>
          <w:sz w:val="19"/>
          <w:szCs w:val="19"/>
        </w:rPr>
        <w:t xml:space="preserve"> property must be set </w:t>
      </w:r>
    </w:p>
    <w:p w14:paraId="27627577"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'X' - the NativeI2CWriteRead function pointer is set (though by default "nativeI2C" is null) </w:t>
      </w:r>
    </w:p>
    <w:p w14:paraId="074110F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socket</w:t>
      </w:r>
      <w:proofErr w:type="gramEnd"/>
      <w:r>
        <w:rPr>
          <w:rFonts w:ascii="Consolas" w:hAnsi="Consolas" w:cs="Consolas"/>
          <w:sz w:val="19"/>
          <w:szCs w:val="19"/>
        </w:rPr>
        <w:t xml:space="preserve"> = </w:t>
      </w:r>
      <w:proofErr w:type="spellStart"/>
      <w:r>
        <w:rPr>
          <w:rFonts w:ascii="Consolas" w:hAnsi="Consolas" w:cs="Consolas"/>
          <w:sz w:val="19"/>
          <w:szCs w:val="19"/>
        </w:rPr>
        <w:t>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.CreateNumberedSocket</w:t>
      </w:r>
      <w:proofErr w:type="spellEnd"/>
      <w:r>
        <w:rPr>
          <w:rFonts w:ascii="Consolas" w:hAnsi="Consolas" w:cs="Consolas"/>
          <w:sz w:val="19"/>
          <w:szCs w:val="19"/>
        </w:rPr>
        <w:t>(1);</w:t>
      </w:r>
    </w:p>
    <w:p w14:paraId="663509E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socket.SupportedTypes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'D'</w:t>
      </w:r>
      <w:r>
        <w:rPr>
          <w:rFonts w:ascii="Consolas" w:hAnsi="Consolas" w:cs="Consolas"/>
          <w:sz w:val="19"/>
          <w:szCs w:val="19"/>
        </w:rPr>
        <w:t xml:space="preserve">, </w:t>
      </w:r>
      <w:r>
        <w:rPr>
          <w:rFonts w:ascii="Consolas" w:hAnsi="Consolas" w:cs="Consolas"/>
          <w:color w:val="A31515"/>
          <w:sz w:val="19"/>
          <w:szCs w:val="19"/>
        </w:rPr>
        <w:t>'I'</w:t>
      </w:r>
      <w:r>
        <w:rPr>
          <w:rFonts w:ascii="Consolas" w:hAnsi="Consolas" w:cs="Consolas"/>
          <w:sz w:val="19"/>
          <w:szCs w:val="19"/>
        </w:rPr>
        <w:t xml:space="preserve">, </w:t>
      </w:r>
      <w:r>
        <w:rPr>
          <w:rFonts w:ascii="Consolas" w:hAnsi="Consolas" w:cs="Consolas"/>
          <w:color w:val="A31515"/>
          <w:sz w:val="19"/>
          <w:szCs w:val="19"/>
        </w:rPr>
        <w:t>'K'</w:t>
      </w:r>
      <w:r>
        <w:rPr>
          <w:rFonts w:ascii="Consolas" w:hAnsi="Consolas" w:cs="Consolas"/>
          <w:sz w:val="19"/>
          <w:szCs w:val="19"/>
        </w:rPr>
        <w:t xml:space="preserve">, </w:t>
      </w:r>
      <w:r>
        <w:rPr>
          <w:rFonts w:ascii="Consolas" w:hAnsi="Consolas" w:cs="Consolas"/>
          <w:color w:val="A31515"/>
          <w:sz w:val="19"/>
          <w:szCs w:val="19"/>
        </w:rPr>
        <w:t>'S'</w:t>
      </w:r>
      <w:r>
        <w:rPr>
          <w:rFonts w:ascii="Consolas" w:hAnsi="Consolas" w:cs="Consolas"/>
          <w:sz w:val="19"/>
          <w:szCs w:val="19"/>
        </w:rPr>
        <w:t xml:space="preserve">, </w:t>
      </w:r>
      <w:r>
        <w:rPr>
          <w:rFonts w:ascii="Consolas" w:hAnsi="Consolas" w:cs="Consolas"/>
          <w:color w:val="A31515"/>
          <w:sz w:val="19"/>
          <w:szCs w:val="19"/>
        </w:rPr>
        <w:t>'U'</w:t>
      </w:r>
      <w:r>
        <w:rPr>
          <w:rFonts w:ascii="Consolas" w:hAnsi="Consolas" w:cs="Consolas"/>
          <w:sz w:val="19"/>
          <w:szCs w:val="19"/>
        </w:rPr>
        <w:t xml:space="preserve">, </w:t>
      </w:r>
      <w:r>
        <w:rPr>
          <w:rFonts w:ascii="Consolas" w:hAnsi="Consolas" w:cs="Consolas"/>
          <w:color w:val="A31515"/>
          <w:sz w:val="19"/>
          <w:szCs w:val="19"/>
        </w:rPr>
        <w:t>'X'</w:t>
      </w:r>
      <w:r>
        <w:rPr>
          <w:rFonts w:ascii="Consolas" w:hAnsi="Consolas" w:cs="Consolas"/>
          <w:sz w:val="19"/>
          <w:szCs w:val="19"/>
        </w:rPr>
        <w:t xml:space="preserve"> };</w:t>
      </w:r>
    </w:p>
    <w:p w14:paraId="1BC8EC62"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3]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)1;</w:t>
      </w:r>
    </w:p>
    <w:p w14:paraId="062137CF"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4]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)52;</w:t>
      </w:r>
    </w:p>
    <w:p w14:paraId="4366A943"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5]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)23;</w:t>
      </w:r>
    </w:p>
    <w:p w14:paraId="5478377F"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6]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)12;</w:t>
      </w:r>
    </w:p>
    <w:p w14:paraId="22F5D9E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7]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)34;</w:t>
      </w:r>
    </w:p>
    <w:p w14:paraId="4CB559CB"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8]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)5;</w:t>
      </w:r>
    </w:p>
    <w:p w14:paraId="6442A9A5"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9]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)7;</w:t>
      </w:r>
    </w:p>
    <w:p w14:paraId="6C73042B"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socket.NativeI2CWriteRead = nativeI2C;</w:t>
      </w:r>
    </w:p>
    <w:p w14:paraId="1373CEAC"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socket.SerialPortName</w:t>
      </w:r>
      <w:proofErr w:type="spellEnd"/>
      <w:r>
        <w:rPr>
          <w:rFonts w:ascii="Consolas" w:hAnsi="Consolas" w:cs="Consolas"/>
          <w:sz w:val="19"/>
          <w:szCs w:val="19"/>
        </w:rPr>
        <w:t xml:space="preserve"> = </w:t>
      </w:r>
      <w:r>
        <w:rPr>
          <w:rFonts w:ascii="Consolas" w:hAnsi="Consolas" w:cs="Consolas"/>
          <w:color w:val="A31515"/>
          <w:sz w:val="19"/>
          <w:szCs w:val="19"/>
        </w:rPr>
        <w:t>"COM1"</w:t>
      </w:r>
      <w:r>
        <w:rPr>
          <w:rFonts w:ascii="Consolas" w:hAnsi="Consolas" w:cs="Consolas"/>
          <w:sz w:val="19"/>
          <w:szCs w:val="19"/>
        </w:rPr>
        <w:t>;</w:t>
      </w:r>
    </w:p>
    <w:p w14:paraId="5CCC6949"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socket.SPIModule</w:t>
      </w:r>
      <w:proofErr w:type="spellEnd"/>
      <w:r>
        <w:rPr>
          <w:rFonts w:ascii="Consolas" w:hAnsi="Consolas" w:cs="Consolas"/>
          <w:sz w:val="19"/>
          <w:szCs w:val="19"/>
        </w:rPr>
        <w:t xml:space="preserve"> = </w:t>
      </w:r>
      <w:r>
        <w:rPr>
          <w:rFonts w:ascii="Consolas" w:hAnsi="Consolas" w:cs="Consolas"/>
          <w:color w:val="2B91AF"/>
          <w:sz w:val="19"/>
          <w:szCs w:val="19"/>
        </w:rPr>
        <w:t>SPI</w:t>
      </w:r>
      <w:r>
        <w:rPr>
          <w:rFonts w:ascii="Consolas" w:hAnsi="Consolas" w:cs="Consolas"/>
          <w:sz w:val="19"/>
          <w:szCs w:val="19"/>
        </w:rPr>
        <w:t>.</w:t>
      </w:r>
      <w:r>
        <w:rPr>
          <w:rFonts w:ascii="Consolas" w:hAnsi="Consolas" w:cs="Consolas"/>
          <w:color w:val="2B91AF"/>
          <w:sz w:val="19"/>
          <w:szCs w:val="19"/>
        </w:rPr>
        <w:t>SPI_module</w:t>
      </w:r>
      <w:r>
        <w:rPr>
          <w:rFonts w:ascii="Consolas" w:hAnsi="Consolas" w:cs="Consolas"/>
          <w:sz w:val="19"/>
          <w:szCs w:val="19"/>
        </w:rPr>
        <w:t>.SPI1;</w:t>
      </w:r>
    </w:p>
    <w:p w14:paraId="28EFF65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.RegisterSocket</w:t>
      </w:r>
      <w:proofErr w:type="spellEnd"/>
      <w:r>
        <w:rPr>
          <w:rFonts w:ascii="Consolas" w:hAnsi="Consolas" w:cs="Consolas"/>
          <w:sz w:val="19"/>
          <w:szCs w:val="19"/>
        </w:rPr>
        <w:t>(</w:t>
      </w:r>
      <w:proofErr w:type="gramEnd"/>
      <w:r>
        <w:rPr>
          <w:rFonts w:ascii="Consolas" w:hAnsi="Consolas" w:cs="Consolas"/>
          <w:sz w:val="19"/>
          <w:szCs w:val="19"/>
        </w:rPr>
        <w:t>socket);</w:t>
      </w:r>
    </w:p>
    <w:p w14:paraId="18C9C212" w14:textId="77777777" w:rsidR="00AA2F92" w:rsidRDefault="00AA2F92" w:rsidP="00AA2F92">
      <w:pPr>
        <w:autoSpaceDE w:val="0"/>
        <w:autoSpaceDN w:val="0"/>
        <w:adjustRightInd w:val="0"/>
        <w:rPr>
          <w:rFonts w:ascii="Consolas" w:hAnsi="Consolas" w:cs="Consolas"/>
          <w:sz w:val="19"/>
          <w:szCs w:val="19"/>
        </w:rPr>
      </w:pPr>
    </w:p>
    <w:p w14:paraId="0F26DFF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This</w:t>
      </w:r>
      <w:proofErr w:type="gramEnd"/>
      <w:r>
        <w:rPr>
          <w:rFonts w:ascii="Consolas" w:hAnsi="Consolas" w:cs="Consolas"/>
          <w:color w:val="008000"/>
          <w:sz w:val="19"/>
          <w:szCs w:val="19"/>
        </w:rPr>
        <w:t xml:space="preserve"> example socket 2 supports many types</w:t>
      </w:r>
    </w:p>
    <w:p w14:paraId="6169EB4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'A' - AnalogInput3-5 properties are set and </w:t>
      </w:r>
      <w:proofErr w:type="spellStart"/>
      <w:r>
        <w:rPr>
          <w:rFonts w:ascii="Consolas" w:hAnsi="Consolas" w:cs="Consolas"/>
          <w:color w:val="008000"/>
          <w:sz w:val="19"/>
          <w:szCs w:val="19"/>
        </w:rPr>
        <w:t>GT.Socket.SocketInterfaces.SetAnalogInputFactors</w:t>
      </w:r>
      <w:proofErr w:type="spellEnd"/>
      <w:r>
        <w:rPr>
          <w:rFonts w:ascii="Consolas" w:hAnsi="Consolas" w:cs="Consolas"/>
          <w:color w:val="008000"/>
          <w:sz w:val="19"/>
          <w:szCs w:val="19"/>
        </w:rPr>
        <w:t xml:space="preserve"> call is made</w:t>
      </w:r>
    </w:p>
    <w:p w14:paraId="3772FA20"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'O' - </w:t>
      </w:r>
      <w:proofErr w:type="spellStart"/>
      <w:r>
        <w:rPr>
          <w:rFonts w:ascii="Consolas" w:hAnsi="Consolas" w:cs="Consolas"/>
          <w:color w:val="008000"/>
          <w:sz w:val="19"/>
          <w:szCs w:val="19"/>
        </w:rPr>
        <w:t>AnalogOutput</w:t>
      </w:r>
      <w:proofErr w:type="spellEnd"/>
      <w:r>
        <w:rPr>
          <w:rFonts w:ascii="Consolas" w:hAnsi="Consolas" w:cs="Consolas"/>
          <w:color w:val="008000"/>
          <w:sz w:val="19"/>
          <w:szCs w:val="19"/>
        </w:rPr>
        <w:t xml:space="preserve"> property is set</w:t>
      </w:r>
    </w:p>
    <w:p w14:paraId="50F26B7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Type 'P' - PWM7-9 properties are set</w:t>
      </w:r>
    </w:p>
    <w:p w14:paraId="7F11F697"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Type 'Y' - the NativeI2CWriteRead function pointer is set (though by default "nativeI2C" is null) </w:t>
      </w:r>
    </w:p>
    <w:p w14:paraId="6F2E05CC"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socket</w:t>
      </w:r>
      <w:proofErr w:type="gramEnd"/>
      <w:r>
        <w:rPr>
          <w:rFonts w:ascii="Consolas" w:hAnsi="Consolas" w:cs="Consolas"/>
          <w:sz w:val="19"/>
          <w:szCs w:val="19"/>
        </w:rPr>
        <w:t xml:space="preserve"> = </w:t>
      </w:r>
      <w:proofErr w:type="spellStart"/>
      <w:r>
        <w:rPr>
          <w:rFonts w:ascii="Consolas" w:hAnsi="Consolas" w:cs="Consolas"/>
          <w:sz w:val="19"/>
          <w:szCs w:val="19"/>
        </w:rPr>
        <w:t>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.CreateNumberedSocket</w:t>
      </w:r>
      <w:proofErr w:type="spellEnd"/>
      <w:r>
        <w:rPr>
          <w:rFonts w:ascii="Consolas" w:hAnsi="Consolas" w:cs="Consolas"/>
          <w:sz w:val="19"/>
          <w:szCs w:val="19"/>
        </w:rPr>
        <w:t>(2);</w:t>
      </w:r>
    </w:p>
    <w:p w14:paraId="53A1688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socket.SupportedTypes</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sz w:val="19"/>
          <w:szCs w:val="19"/>
        </w:rPr>
        <w:t>[</w:t>
      </w:r>
      <w:proofErr w:type="gramEnd"/>
      <w:r>
        <w:rPr>
          <w:rFonts w:ascii="Consolas" w:hAnsi="Consolas" w:cs="Consolas"/>
          <w:sz w:val="19"/>
          <w:szCs w:val="19"/>
        </w:rPr>
        <w:t xml:space="preserve">]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A31515"/>
          <w:sz w:val="19"/>
          <w:szCs w:val="19"/>
        </w:rPr>
        <w:t>'O'</w:t>
      </w:r>
      <w:r>
        <w:rPr>
          <w:rFonts w:ascii="Consolas" w:hAnsi="Consolas" w:cs="Consolas"/>
          <w:sz w:val="19"/>
          <w:szCs w:val="19"/>
        </w:rPr>
        <w:t xml:space="preserve">, </w:t>
      </w:r>
      <w:r>
        <w:rPr>
          <w:rFonts w:ascii="Consolas" w:hAnsi="Consolas" w:cs="Consolas"/>
          <w:color w:val="A31515"/>
          <w:sz w:val="19"/>
          <w:szCs w:val="19"/>
        </w:rPr>
        <w:t>'P'</w:t>
      </w:r>
      <w:r>
        <w:rPr>
          <w:rFonts w:ascii="Consolas" w:hAnsi="Consolas" w:cs="Consolas"/>
          <w:sz w:val="19"/>
          <w:szCs w:val="19"/>
        </w:rPr>
        <w:t xml:space="preserve">, </w:t>
      </w:r>
      <w:r>
        <w:rPr>
          <w:rFonts w:ascii="Consolas" w:hAnsi="Consolas" w:cs="Consolas"/>
          <w:color w:val="A31515"/>
          <w:sz w:val="19"/>
          <w:szCs w:val="19"/>
        </w:rPr>
        <w:t>'Y'</w:t>
      </w:r>
      <w:r>
        <w:rPr>
          <w:rFonts w:ascii="Consolas" w:hAnsi="Consolas" w:cs="Consolas"/>
          <w:sz w:val="19"/>
          <w:szCs w:val="19"/>
        </w:rPr>
        <w:t xml:space="preserve"> };</w:t>
      </w:r>
    </w:p>
    <w:p w14:paraId="7234FCC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3]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)11;</w:t>
      </w:r>
    </w:p>
    <w:p w14:paraId="75D16AE7"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4]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)5;</w:t>
      </w:r>
    </w:p>
    <w:p w14:paraId="7DFF043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5]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)3;</w:t>
      </w:r>
    </w:p>
    <w:p w14:paraId="3B52C71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6]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)66;</w:t>
      </w:r>
    </w:p>
    <w:p w14:paraId="71ADA8D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Pin 7 not connected on this socket, so it is left unspecified</w:t>
      </w:r>
    </w:p>
    <w:p w14:paraId="2E32D28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8]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)59;</w:t>
      </w:r>
    </w:p>
    <w:p w14:paraId="6EC3C5D5"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socket.CpuPins</w:t>
      </w:r>
      <w:proofErr w:type="spellEnd"/>
      <w:r>
        <w:rPr>
          <w:rFonts w:ascii="Consolas" w:hAnsi="Consolas" w:cs="Consolas"/>
          <w:sz w:val="19"/>
          <w:szCs w:val="19"/>
        </w:rPr>
        <w:t>[</w:t>
      </w:r>
      <w:proofErr w:type="gramEnd"/>
      <w:r>
        <w:rPr>
          <w:rFonts w:ascii="Consolas" w:hAnsi="Consolas" w:cs="Consolas"/>
          <w:sz w:val="19"/>
          <w:szCs w:val="19"/>
        </w:rPr>
        <w:t>9] = (</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)18;</w:t>
      </w:r>
    </w:p>
    <w:p w14:paraId="6789641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socket.NativeI2CWriteRead = nativeI2C;</w:t>
      </w:r>
    </w:p>
    <w:p w14:paraId="1CD13C1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socket.AnalogOutput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Fireboard_</w:t>
      </w:r>
      <w:proofErr w:type="gramStart"/>
      <w:r>
        <w:rPr>
          <w:rFonts w:ascii="Consolas" w:hAnsi="Consolas" w:cs="Consolas"/>
          <w:color w:val="2B91AF"/>
          <w:sz w:val="19"/>
          <w:szCs w:val="19"/>
        </w:rPr>
        <w:t>AnalogOut</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Pin</w:t>
      </w:r>
      <w:proofErr w:type="spellEnd"/>
      <w:r>
        <w:rPr>
          <w:rFonts w:ascii="Consolas" w:hAnsi="Consolas" w:cs="Consolas"/>
          <w:sz w:val="19"/>
          <w:szCs w:val="19"/>
        </w:rPr>
        <w:t>)14);</w:t>
      </w:r>
    </w:p>
    <w:p w14:paraId="21FB1C9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.SetAnalogInputFactors</w:t>
      </w:r>
      <w:proofErr w:type="spellEnd"/>
      <w:r>
        <w:rPr>
          <w:rFonts w:ascii="Consolas" w:hAnsi="Consolas" w:cs="Consolas"/>
          <w:sz w:val="19"/>
          <w:szCs w:val="19"/>
        </w:rPr>
        <w:t>(</w:t>
      </w:r>
      <w:proofErr w:type="gramEnd"/>
      <w:r>
        <w:rPr>
          <w:rFonts w:ascii="Consolas" w:hAnsi="Consolas" w:cs="Consolas"/>
          <w:sz w:val="19"/>
          <w:szCs w:val="19"/>
        </w:rPr>
        <w:t>socket, 1, 2, 10);</w:t>
      </w:r>
    </w:p>
    <w:p w14:paraId="3985A035"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socket.AnalogInput3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AnalogChannel</w:t>
      </w:r>
      <w:r>
        <w:rPr>
          <w:rFonts w:ascii="Consolas" w:hAnsi="Consolas" w:cs="Consolas"/>
          <w:sz w:val="19"/>
          <w:szCs w:val="19"/>
        </w:rPr>
        <w:t>.ANALOG_2;</w:t>
      </w:r>
    </w:p>
    <w:p w14:paraId="565FDDA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socket.AnalogInput4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AnalogChannel</w:t>
      </w:r>
      <w:r>
        <w:rPr>
          <w:rFonts w:ascii="Consolas" w:hAnsi="Consolas" w:cs="Consolas"/>
          <w:sz w:val="19"/>
          <w:szCs w:val="19"/>
        </w:rPr>
        <w:t>.ANALOG_3;</w:t>
      </w:r>
    </w:p>
    <w:p w14:paraId="36C8408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socket.AnalogInput5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AnalogChannel</w:t>
      </w:r>
      <w:r>
        <w:rPr>
          <w:rFonts w:ascii="Consolas" w:hAnsi="Consolas" w:cs="Consolas"/>
          <w:sz w:val="19"/>
          <w:szCs w:val="19"/>
        </w:rPr>
        <w:t>.ANALOG_1;</w:t>
      </w:r>
    </w:p>
    <w:p w14:paraId="3B60D04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socket.PWM7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PWMChannel</w:t>
      </w:r>
      <w:r>
        <w:rPr>
          <w:rFonts w:ascii="Consolas" w:hAnsi="Consolas" w:cs="Consolas"/>
          <w:sz w:val="19"/>
          <w:szCs w:val="19"/>
        </w:rPr>
        <w:t>.PWM_3;</w:t>
      </w:r>
    </w:p>
    <w:p w14:paraId="0C237EC7"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socket.PWM8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PWMChannel</w:t>
      </w:r>
      <w:r>
        <w:rPr>
          <w:rFonts w:ascii="Consolas" w:hAnsi="Consolas" w:cs="Consolas"/>
          <w:sz w:val="19"/>
          <w:szCs w:val="19"/>
        </w:rPr>
        <w:t>.PWM_0;</w:t>
      </w:r>
    </w:p>
    <w:p w14:paraId="48C34E3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socket.PWM9 = </w:t>
      </w:r>
      <w:r>
        <w:rPr>
          <w:rFonts w:ascii="Consolas" w:hAnsi="Consolas" w:cs="Consolas"/>
          <w:color w:val="2B91AF"/>
          <w:sz w:val="19"/>
          <w:szCs w:val="19"/>
        </w:rPr>
        <w:t>Cpu</w:t>
      </w:r>
      <w:r>
        <w:rPr>
          <w:rFonts w:ascii="Consolas" w:hAnsi="Consolas" w:cs="Consolas"/>
          <w:sz w:val="19"/>
          <w:szCs w:val="19"/>
        </w:rPr>
        <w:t>.</w:t>
      </w:r>
      <w:r>
        <w:rPr>
          <w:rFonts w:ascii="Consolas" w:hAnsi="Consolas" w:cs="Consolas"/>
          <w:color w:val="2B91AF"/>
          <w:sz w:val="19"/>
          <w:szCs w:val="19"/>
        </w:rPr>
        <w:t>PWMChannel</w:t>
      </w:r>
      <w:r>
        <w:rPr>
          <w:rFonts w:ascii="Consolas" w:hAnsi="Consolas" w:cs="Consolas"/>
          <w:sz w:val="19"/>
          <w:szCs w:val="19"/>
        </w:rPr>
        <w:t>.PWM_2;</w:t>
      </w:r>
    </w:p>
    <w:p w14:paraId="079D71F9"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GT.</w:t>
      </w:r>
      <w:r>
        <w:rPr>
          <w:rFonts w:ascii="Consolas" w:hAnsi="Consolas" w:cs="Consolas"/>
          <w:color w:val="2B91AF"/>
          <w:sz w:val="19"/>
          <w:szCs w:val="19"/>
        </w:rPr>
        <w:t>Socket</w:t>
      </w:r>
      <w:r>
        <w:rPr>
          <w:rFonts w:ascii="Consolas" w:hAnsi="Consolas" w:cs="Consolas"/>
          <w:sz w:val="19"/>
          <w:szCs w:val="19"/>
        </w:rPr>
        <w:t>.</w:t>
      </w:r>
      <w:r>
        <w:rPr>
          <w:rFonts w:ascii="Consolas" w:hAnsi="Consolas" w:cs="Consolas"/>
          <w:color w:val="2B91AF"/>
          <w:sz w:val="19"/>
          <w:szCs w:val="19"/>
        </w:rPr>
        <w:t>SocketInterfaces</w:t>
      </w:r>
      <w:r>
        <w:rPr>
          <w:rFonts w:ascii="Consolas" w:hAnsi="Consolas" w:cs="Consolas"/>
          <w:sz w:val="19"/>
          <w:szCs w:val="19"/>
        </w:rPr>
        <w:t>.RegisterSocket</w:t>
      </w:r>
      <w:proofErr w:type="spellEnd"/>
      <w:r>
        <w:rPr>
          <w:rFonts w:ascii="Consolas" w:hAnsi="Consolas" w:cs="Consolas"/>
          <w:sz w:val="19"/>
          <w:szCs w:val="19"/>
        </w:rPr>
        <w:t>(</w:t>
      </w:r>
      <w:proofErr w:type="gramEnd"/>
      <w:r>
        <w:rPr>
          <w:rFonts w:ascii="Consolas" w:hAnsi="Consolas" w:cs="Consolas"/>
          <w:sz w:val="19"/>
          <w:szCs w:val="19"/>
        </w:rPr>
        <w:t>socket);</w:t>
      </w:r>
    </w:p>
    <w:p w14:paraId="3E2A21F1" w14:textId="77777777" w:rsidR="00AA2F92" w:rsidRDefault="00AA2F92" w:rsidP="00AA2F92">
      <w:pPr>
        <w:autoSpaceDE w:val="0"/>
        <w:autoSpaceDN w:val="0"/>
        <w:adjustRightInd w:val="0"/>
        <w:rPr>
          <w:rFonts w:ascii="Consolas" w:hAnsi="Consolas" w:cs="Consolas"/>
          <w:sz w:val="19"/>
          <w:szCs w:val="19"/>
        </w:rPr>
      </w:pPr>
    </w:p>
    <w:p w14:paraId="7164F523"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
    <w:p w14:paraId="491D30B5" w14:textId="77777777" w:rsidR="00AA2F92" w:rsidRDefault="00AA2F92" w:rsidP="00AA2F92">
      <w:pPr>
        <w:autoSpaceDE w:val="0"/>
        <w:autoSpaceDN w:val="0"/>
        <w:adjustRightInd w:val="0"/>
        <w:rPr>
          <w:rFonts w:ascii="Consolas" w:hAnsi="Consolas" w:cs="Consolas"/>
          <w:sz w:val="19"/>
          <w:szCs w:val="19"/>
        </w:rPr>
      </w:pPr>
    </w:p>
    <w:p w14:paraId="7FE2664B" w14:textId="77777777" w:rsidR="00AA2F92" w:rsidRDefault="00AA2F92" w:rsidP="00AA2F92">
      <w:pPr>
        <w:autoSpaceDE w:val="0"/>
        <w:autoSpaceDN w:val="0"/>
        <w:adjustRightInd w:val="0"/>
        <w:rPr>
          <w:rFonts w:ascii="Consolas" w:hAnsi="Consolas" w:cs="Consolas"/>
          <w:sz w:val="19"/>
          <w:szCs w:val="19"/>
        </w:rPr>
      </w:pPr>
    </w:p>
    <w:p w14:paraId="18CC91A1" w14:textId="6E8892BE" w:rsidR="00E221D8" w:rsidRDefault="00EA3A36" w:rsidP="00E221D8">
      <w:pPr>
        <w:pStyle w:val="BodyText"/>
      </w:pPr>
      <w:r w:rsidRPr="00920215">
        <w:t>Th</w:t>
      </w:r>
      <w:r>
        <w:t>e</w:t>
      </w:r>
      <w:r w:rsidRPr="00920215">
        <w:t xml:space="preserve"> example</w:t>
      </w:r>
      <w:r>
        <w:t xml:space="preserve"> code that is provided by the template is designed to assist you in the implementation of</w:t>
      </w:r>
      <w:r w:rsidRPr="00920215">
        <w:t xml:space="preserve"> a dri</w:t>
      </w:r>
      <w:r>
        <w:t>ver in managed code for the mainboard.  For more information, s</w:t>
      </w:r>
      <w:r w:rsidR="00D8601B">
        <w:t>ee the comments in your [</w:t>
      </w:r>
      <w:proofErr w:type="spellStart"/>
      <w:r w:rsidR="00D8601B">
        <w:t>MainboardName</w:t>
      </w:r>
      <w:proofErr w:type="spellEnd"/>
      <w:r w:rsidR="00D8601B">
        <w:t>].</w:t>
      </w:r>
      <w:proofErr w:type="spellStart"/>
      <w:r w:rsidR="00D8601B">
        <w:t>cs</w:t>
      </w:r>
      <w:proofErr w:type="spellEnd"/>
      <w:r w:rsidR="00D8601B">
        <w:t xml:space="preserve"> file</w:t>
      </w:r>
      <w:r w:rsidR="00E221D8">
        <w:t>.</w:t>
      </w:r>
    </w:p>
    <w:p w14:paraId="08D8C00F" w14:textId="1C8DE2BF" w:rsidR="00FB20BE" w:rsidRDefault="00E221D8" w:rsidP="00267D24">
      <w:r>
        <w:t xml:space="preserve">Building the project in the </w:t>
      </w:r>
      <w:r w:rsidRPr="0029052B">
        <w:rPr>
          <w:b/>
        </w:rPr>
        <w:t>Debug</w:t>
      </w:r>
      <w:r>
        <w:t xml:space="preserve"> </w:t>
      </w:r>
      <w:r w:rsidR="00267D24">
        <w:t>configuration creates the mainboard</w:t>
      </w:r>
      <w:r w:rsidR="008E45BC">
        <w:t xml:space="preserve"> class library (DLL</w:t>
      </w:r>
      <w:r>
        <w:t xml:space="preserve">).  </w:t>
      </w:r>
      <w:r w:rsidR="00FB20BE">
        <w:t xml:space="preserve">The build process takes longer in </w:t>
      </w:r>
      <w:r w:rsidR="00FB20BE" w:rsidRPr="0029052B">
        <w:rPr>
          <w:b/>
        </w:rPr>
        <w:t>Release</w:t>
      </w:r>
      <w:r w:rsidR="00FB20BE">
        <w:t xml:space="preserve"> mode, so using the </w:t>
      </w:r>
      <w:r w:rsidR="00FB20BE" w:rsidRPr="0029052B">
        <w:rPr>
          <w:b/>
        </w:rPr>
        <w:t>Debug</w:t>
      </w:r>
      <w:r w:rsidR="00FB20BE">
        <w:t xml:space="preserve"> configuration until the implementation is complete and tested will save time.  </w:t>
      </w:r>
      <w:r w:rsidR="00FB20BE" w:rsidRPr="00267D24">
        <w:t>If you see the error "The syste</w:t>
      </w:r>
      <w:r w:rsidR="00FB20BE">
        <w:t xml:space="preserve">m cannot find the file..." try </w:t>
      </w:r>
      <w:r w:rsidR="00FB20BE" w:rsidRPr="00267D24">
        <w:rPr>
          <w:b/>
        </w:rPr>
        <w:t>Rebuild</w:t>
      </w:r>
      <w:r w:rsidR="00FB20BE">
        <w:t xml:space="preserve"> rather than </w:t>
      </w:r>
      <w:r w:rsidR="00FB20BE" w:rsidRPr="00267D24">
        <w:rPr>
          <w:b/>
        </w:rPr>
        <w:t>Build</w:t>
      </w:r>
      <w:r w:rsidR="00FB20BE">
        <w:t>.</w:t>
      </w:r>
    </w:p>
    <w:p w14:paraId="5E0070B6" w14:textId="77777777" w:rsidR="00FB20BE" w:rsidRDefault="00FB20BE" w:rsidP="00267D24"/>
    <w:p w14:paraId="6D80D6AF" w14:textId="2BD248B0" w:rsidR="00FB20BE" w:rsidRDefault="00E221D8" w:rsidP="00267D24">
      <w:r>
        <w:t xml:space="preserve">The </w:t>
      </w:r>
      <w:r w:rsidRPr="0029052B">
        <w:rPr>
          <w:b/>
        </w:rPr>
        <w:t>Debug</w:t>
      </w:r>
      <w:r>
        <w:t xml:space="preserve"> configuration does not build the installer .</w:t>
      </w:r>
      <w:proofErr w:type="spellStart"/>
      <w:r>
        <w:t>msi</w:t>
      </w:r>
      <w:proofErr w:type="spellEnd"/>
      <w:r>
        <w:t xml:space="preserve"> or .</w:t>
      </w:r>
      <w:proofErr w:type="spellStart"/>
      <w:r>
        <w:t>msm</w:t>
      </w:r>
      <w:proofErr w:type="spellEnd"/>
      <w:r>
        <w:t xml:space="preserve"> files.  </w:t>
      </w:r>
      <w:r w:rsidR="00267D24">
        <w:t xml:space="preserve">In </w:t>
      </w:r>
      <w:r w:rsidR="00722789">
        <w:t>Visual Stud</w:t>
      </w:r>
      <w:r w:rsidR="00B346E0">
        <w:t>i</w:t>
      </w:r>
      <w:r w:rsidR="00722789">
        <w:t xml:space="preserve">o, </w:t>
      </w:r>
      <w:r w:rsidR="00C0425D">
        <w:t>you can</w:t>
      </w:r>
      <w:r w:rsidR="00267D24">
        <w:t xml:space="preserve"> turn off the installer build</w:t>
      </w:r>
      <w:r w:rsidR="00722789">
        <w:t xml:space="preserve"> and</w:t>
      </w:r>
      <w:r w:rsidR="00267D24">
        <w:t xml:space="preserve"> spee</w:t>
      </w:r>
      <w:r w:rsidR="00C0425D">
        <w:t>d up the build process.  G</w:t>
      </w:r>
      <w:r w:rsidR="00267D24">
        <w:t>o to Menu-&gt;</w:t>
      </w:r>
      <w:r w:rsidR="00267D24" w:rsidRPr="00722789">
        <w:rPr>
          <w:b/>
        </w:rPr>
        <w:t>Project</w:t>
      </w:r>
      <w:r w:rsidR="00267D24">
        <w:t>-</w:t>
      </w:r>
      <w:proofErr w:type="gramStart"/>
      <w:r w:rsidR="00267D24">
        <w:t>&gt;[</w:t>
      </w:r>
      <w:proofErr w:type="spellStart"/>
      <w:proofErr w:type="gramEnd"/>
      <w:r w:rsidR="00267D24">
        <w:t>MainboardName</w:t>
      </w:r>
      <w:proofErr w:type="spellEnd"/>
      <w:r w:rsidR="00267D24">
        <w:t xml:space="preserve">] </w:t>
      </w:r>
      <w:r w:rsidR="00267D24" w:rsidRPr="00722789">
        <w:rPr>
          <w:b/>
        </w:rPr>
        <w:t>Properties</w:t>
      </w:r>
      <w:r w:rsidR="00267D24">
        <w:t>-&gt;</w:t>
      </w:r>
      <w:r w:rsidR="00267D24" w:rsidRPr="00722789">
        <w:rPr>
          <w:b/>
        </w:rPr>
        <w:t>Build</w:t>
      </w:r>
      <w:r w:rsidR="00267D24">
        <w:t xml:space="preserve"> tab</w:t>
      </w:r>
      <w:r w:rsidR="00722789">
        <w:t>,</w:t>
      </w:r>
      <w:r w:rsidR="00267D24">
        <w:t xml:space="preserve"> and select the "Define DEBUG constant". </w:t>
      </w:r>
      <w:r w:rsidR="00C0425D">
        <w:t xml:space="preserve"> </w:t>
      </w:r>
      <w:r w:rsidR="00FB20BE">
        <w:t xml:space="preserve">To build the installers, you must change the configuration to </w:t>
      </w:r>
      <w:r w:rsidR="00FB20BE" w:rsidRPr="0029052B">
        <w:rPr>
          <w:b/>
        </w:rPr>
        <w:t>Release</w:t>
      </w:r>
      <w:r w:rsidR="00FB20BE">
        <w:t xml:space="preserve"> mode.</w:t>
      </w:r>
    </w:p>
    <w:p w14:paraId="3D3B4382" w14:textId="77777777" w:rsidR="00C0425D" w:rsidRDefault="00C0425D" w:rsidP="00267D24"/>
    <w:p w14:paraId="1476FEBB" w14:textId="25CA9133" w:rsidR="00267D24" w:rsidRDefault="00FB20BE" w:rsidP="00267D24">
      <w:r>
        <w:t xml:space="preserve">Note that Visual C# Express only builds in </w:t>
      </w:r>
      <w:r w:rsidRPr="0029052B">
        <w:rPr>
          <w:b/>
        </w:rPr>
        <w:t>Release</w:t>
      </w:r>
      <w:r>
        <w:t xml:space="preserve"> mode.  </w:t>
      </w:r>
    </w:p>
    <w:p w14:paraId="483B810D" w14:textId="77777777" w:rsidR="00446CF8" w:rsidRDefault="00446CF8" w:rsidP="00446CF8">
      <w:pPr>
        <w:pStyle w:val="Heading2"/>
      </w:pPr>
      <w:bookmarkStart w:id="26" w:name="_Toc304984311"/>
      <w:bookmarkStart w:id="27" w:name="_Toc307836696"/>
      <w:r>
        <w:t>Designer F1 Help</w:t>
      </w:r>
      <w:bookmarkEnd w:id="26"/>
      <w:bookmarkEnd w:id="27"/>
    </w:p>
    <w:p w14:paraId="2DD2A8D0" w14:textId="77777777" w:rsidR="00446CF8" w:rsidRDefault="00446CF8" w:rsidP="00446CF8">
      <w:pPr>
        <w:pStyle w:val="BodyText"/>
      </w:pPr>
      <w:r>
        <w:t xml:space="preserve">The .NET Gadgeteer Designer includes an XSL transform that creates html reference pages for F1 help. The Designer displays these reference pages when the user clicks on a module or mainboard in the Designer and pushes the F1 key.  </w:t>
      </w:r>
    </w:p>
    <w:p w14:paraId="05A30C48" w14:textId="77777777" w:rsidR="00446CF8" w:rsidRDefault="00446CF8" w:rsidP="00446CF8">
      <w:pPr>
        <w:pStyle w:val="BodyText"/>
      </w:pPr>
      <w:r>
        <w:t xml:space="preserve">Both </w:t>
      </w:r>
      <w:proofErr w:type="spellStart"/>
      <w:r>
        <w:t>Intellisense</w:t>
      </w:r>
      <w:proofErr w:type="spellEnd"/>
      <w:r>
        <w:t xml:space="preserve"> and .NET Gadgeteer Designer F1 help originate in triple slash comments /// in C# source files.  The .NET Gadgeteer Designer F1 reference pages include remarks and code samples that </w:t>
      </w:r>
      <w:proofErr w:type="spellStart"/>
      <w:r>
        <w:t>Intellisense</w:t>
      </w:r>
      <w:proofErr w:type="spellEnd"/>
      <w:r>
        <w:t xml:space="preserve"> does not display. </w:t>
      </w:r>
    </w:p>
    <w:p w14:paraId="5B1ADC07" w14:textId="77777777" w:rsidR="00446CF8" w:rsidRDefault="00446CF8" w:rsidP="00446CF8">
      <w:pPr>
        <w:pStyle w:val="BodyText"/>
      </w:pPr>
      <w:r>
        <w:t>To use this feature, include triple slash nodes for &lt;remarks/&gt; and/or &lt;example/&gt; and &lt;code/&gt; in the source code for your module or mainboard.  You can use only remarks or both remarks and code examples.</w:t>
      </w:r>
    </w:p>
    <w:p w14:paraId="3077E963" w14:textId="77777777" w:rsidR="00446CF8" w:rsidRDefault="00446CF8" w:rsidP="00446CF8">
      <w:pPr>
        <w:pStyle w:val="BodyText"/>
      </w:pPr>
      <w:r>
        <w:t xml:space="preserve">The following example shows triple slash source comments with example code for a mainboard named Fireboard. </w:t>
      </w:r>
      <w:proofErr w:type="spellStart"/>
      <w:r>
        <w:t>Intellisense</w:t>
      </w:r>
      <w:proofErr w:type="spellEnd"/>
      <w:r>
        <w:t xml:space="preserve"> will display only the &lt;summary/&gt; node, but the .NET Gadgeteer Designer contains embedded XSL that transforms the &lt;example/&gt; and &lt;code/&gt; nodes into html format for display by F1 help.</w:t>
      </w:r>
    </w:p>
    <w:p w14:paraId="7FFC69BA"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117106E0"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sz w:val="19"/>
          <w:szCs w:val="19"/>
        </w:rPr>
        <w:t xml:space="preserve"> </w:t>
      </w:r>
      <w:proofErr w:type="spellStart"/>
      <w:r>
        <w:rPr>
          <w:rFonts w:ascii="Consolas" w:hAnsi="Consolas" w:cs="Consolas"/>
          <w:sz w:val="19"/>
          <w:szCs w:val="19"/>
        </w:rPr>
        <w:t>Microsoft.SPOT</w:t>
      </w:r>
      <w:proofErr w:type="spellEnd"/>
      <w:r>
        <w:rPr>
          <w:rFonts w:ascii="Consolas" w:hAnsi="Consolas" w:cs="Consolas"/>
          <w:sz w:val="19"/>
          <w:szCs w:val="19"/>
        </w:rPr>
        <w:t>;</w:t>
      </w:r>
    </w:p>
    <w:p w14:paraId="38216E0E"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Microsoft.SPOT.Hardware</w:t>
      </w:r>
      <w:proofErr w:type="spellEnd"/>
      <w:r>
        <w:rPr>
          <w:rFonts w:ascii="Consolas" w:hAnsi="Consolas" w:cs="Consolas"/>
          <w:sz w:val="19"/>
          <w:szCs w:val="19"/>
        </w:rPr>
        <w:t>;</w:t>
      </w:r>
    </w:p>
    <w:p w14:paraId="7587EF24" w14:textId="77777777" w:rsidR="00AA2F92" w:rsidRDefault="00AA2F92" w:rsidP="00AA2F92">
      <w:pPr>
        <w:autoSpaceDE w:val="0"/>
        <w:autoSpaceDN w:val="0"/>
        <w:adjustRightInd w:val="0"/>
        <w:rPr>
          <w:rFonts w:ascii="Consolas" w:hAnsi="Consolas" w:cs="Consolas"/>
          <w:sz w:val="19"/>
          <w:szCs w:val="19"/>
        </w:rPr>
      </w:pPr>
    </w:p>
    <w:p w14:paraId="7AEE3308"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GT = Gadgeteer;</w:t>
      </w:r>
    </w:p>
    <w:p w14:paraId="1F28BCF5" w14:textId="77777777" w:rsidR="00AA2F92" w:rsidRDefault="00AA2F92" w:rsidP="00AA2F92">
      <w:pPr>
        <w:autoSpaceDE w:val="0"/>
        <w:autoSpaceDN w:val="0"/>
        <w:adjustRightInd w:val="0"/>
        <w:rPr>
          <w:rFonts w:ascii="Consolas" w:hAnsi="Consolas" w:cs="Consolas"/>
          <w:sz w:val="19"/>
          <w:szCs w:val="19"/>
        </w:rPr>
      </w:pPr>
    </w:p>
    <w:p w14:paraId="78E5D100"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ManufacturerName.Gadgeteer</w:t>
      </w:r>
      <w:proofErr w:type="spellEnd"/>
    </w:p>
    <w:p w14:paraId="238FF093"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w:t>
      </w:r>
    </w:p>
    <w:p w14:paraId="640D0FB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421CBC8"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Support class for Microsoft Fireboard for Microsoft .NET Gadgeteer</w:t>
      </w:r>
    </w:p>
    <w:p w14:paraId="7F9396BD"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C0ABDC1"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Fireboard</w:t>
      </w:r>
      <w:r>
        <w:rPr>
          <w:rFonts w:ascii="Consolas" w:hAnsi="Consolas" w:cs="Consolas"/>
          <w:sz w:val="19"/>
          <w:szCs w:val="19"/>
        </w:rPr>
        <w:t xml:space="preserve"> : </w:t>
      </w:r>
      <w:proofErr w:type="spellStart"/>
      <w:r>
        <w:rPr>
          <w:rFonts w:ascii="Consolas" w:hAnsi="Consolas" w:cs="Consolas"/>
          <w:sz w:val="19"/>
          <w:szCs w:val="19"/>
        </w:rPr>
        <w:t>GT.</w:t>
      </w:r>
      <w:r>
        <w:rPr>
          <w:rFonts w:ascii="Consolas" w:hAnsi="Consolas" w:cs="Consolas"/>
          <w:color w:val="2B91AF"/>
          <w:sz w:val="19"/>
          <w:szCs w:val="19"/>
        </w:rPr>
        <w:t>Mainboard</w:t>
      </w:r>
      <w:proofErr w:type="spellEnd"/>
    </w:p>
    <w:p w14:paraId="231E80F0"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p>
    <w:p w14:paraId="64453946"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mainboard constructor gets called before anything else in Gadgeteer (module constructors, </w:t>
      </w:r>
      <w:proofErr w:type="spellStart"/>
      <w:r>
        <w:rPr>
          <w:rFonts w:ascii="Consolas" w:hAnsi="Consolas" w:cs="Consolas"/>
          <w:color w:val="008000"/>
          <w:sz w:val="19"/>
          <w:szCs w:val="19"/>
        </w:rPr>
        <w:t>etc</w:t>
      </w:r>
      <w:proofErr w:type="spellEnd"/>
      <w:r>
        <w:rPr>
          <w:rFonts w:ascii="Consolas" w:hAnsi="Consolas" w:cs="Consolas"/>
          <w:color w:val="008000"/>
          <w:sz w:val="19"/>
          <w:szCs w:val="19"/>
        </w:rPr>
        <w:t xml:space="preserve">), </w:t>
      </w:r>
    </w:p>
    <w:p w14:paraId="4EB31436" w14:textId="77777777" w:rsidR="00AA2F92" w:rsidRDefault="00AA2F92" w:rsidP="00AA2F92">
      <w:pPr>
        <w:autoSpaceDE w:val="0"/>
        <w:autoSpaceDN w:val="0"/>
        <w:adjustRightInd w:val="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so it can set up fields in Gadgeteer.dll specifying socket types supported, etc.</w:t>
      </w:r>
    </w:p>
    <w:p w14:paraId="4B642225" w14:textId="77777777" w:rsidR="00446CF8" w:rsidRDefault="00446CF8" w:rsidP="00446CF8">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 xml:space="preserve">       ...</w:t>
      </w:r>
    </w:p>
    <w:p w14:paraId="5B7ED1F0" w14:textId="77777777" w:rsidR="00446CF8" w:rsidRDefault="00446CF8" w:rsidP="00446CF8">
      <w:pPr>
        <w:autoSpaceDE w:val="0"/>
        <w:autoSpaceDN w:val="0"/>
        <w:adjustRightInd w:val="0"/>
        <w:rPr>
          <w:rFonts w:ascii="Consolas" w:hAnsi="Consolas" w:cs="Consolas"/>
          <w:color w:val="808080"/>
          <w:sz w:val="19"/>
          <w:szCs w:val="19"/>
        </w:rPr>
      </w:pPr>
    </w:p>
    <w:p w14:paraId="2B48BEA1" w14:textId="77777777" w:rsidR="00446CF8" w:rsidRDefault="00446CF8" w:rsidP="00446CF8">
      <w:pPr>
        <w:pStyle w:val="Heading2"/>
      </w:pPr>
      <w:bookmarkStart w:id="28" w:name="_Toc304984312"/>
      <w:bookmarkStart w:id="29" w:name="_Toc307836697"/>
      <w:proofErr w:type="spellStart"/>
      <w:r>
        <w:t>HelpUrl</w:t>
      </w:r>
      <w:proofErr w:type="spellEnd"/>
      <w:r>
        <w:t xml:space="preserve"> Attribute of Module Template</w:t>
      </w:r>
      <w:bookmarkEnd w:id="28"/>
      <w:bookmarkEnd w:id="29"/>
    </w:p>
    <w:p w14:paraId="20C5E32F" w14:textId="1D8909D2" w:rsidR="00446CF8" w:rsidRDefault="00446CF8" w:rsidP="00446CF8">
      <w:pPr>
        <w:autoSpaceDE w:val="0"/>
        <w:autoSpaceDN w:val="0"/>
        <w:adjustRightInd w:val="0"/>
        <w:rPr>
          <w:rFonts w:cstheme="minorHAnsi"/>
        </w:rPr>
      </w:pPr>
      <w:r>
        <w:rPr>
          <w:rFonts w:cstheme="minorHAnsi"/>
        </w:rPr>
        <w:t>If you supply triple slash comments in your module or mainboard source file, theF1 help wil</w:t>
      </w:r>
      <w:r w:rsidR="00A76A85">
        <w:rPr>
          <w:rFonts w:cstheme="minorHAnsi"/>
        </w:rPr>
        <w:t xml:space="preserve">l </w:t>
      </w:r>
      <w:r>
        <w:rPr>
          <w:rFonts w:cstheme="minorHAnsi"/>
        </w:rPr>
        <w:t xml:space="preserve">support a link to additional support information for your module or mainboard. The support link is displayed along with F1 help based on the /// comments in source code, so it will not work if F1 help is not in use. To supply the support link along with F1 help, assign the </w:t>
      </w:r>
      <w:proofErr w:type="spellStart"/>
      <w:r>
        <w:rPr>
          <w:rFonts w:cstheme="minorHAnsi"/>
        </w:rPr>
        <w:t>HelpUrl</w:t>
      </w:r>
      <w:proofErr w:type="spellEnd"/>
      <w:r>
        <w:rPr>
          <w:rFonts w:cstheme="minorHAnsi"/>
        </w:rPr>
        <w:t xml:space="preserve"> attribute of the Module Software Template.  The </w:t>
      </w:r>
      <w:proofErr w:type="spellStart"/>
      <w:r>
        <w:rPr>
          <w:rFonts w:cstheme="minorHAnsi"/>
        </w:rPr>
        <w:t>HelpUrl</w:t>
      </w:r>
      <w:proofErr w:type="spellEnd"/>
      <w:r>
        <w:rPr>
          <w:rFonts w:cstheme="minorHAnsi"/>
        </w:rPr>
        <w:t xml:space="preserve"> attribute is contained by the &lt;</w:t>
      </w:r>
      <w:proofErr w:type="spellStart"/>
      <w:r>
        <w:rPr>
          <w:rFonts w:cstheme="minorHAnsi"/>
        </w:rPr>
        <w:t>ModuleDefinition</w:t>
      </w:r>
      <w:proofErr w:type="spellEnd"/>
      <w:r>
        <w:rPr>
          <w:rFonts w:cstheme="minorHAnsi"/>
        </w:rPr>
        <w:t>/&gt; node of the GadgeteerHardware.xml file that the builder templates provide.</w:t>
      </w:r>
    </w:p>
    <w:p w14:paraId="62A93A7E" w14:textId="77777777" w:rsidR="00446CF8" w:rsidRDefault="00446CF8" w:rsidP="00446CF8">
      <w:pPr>
        <w:autoSpaceDE w:val="0"/>
        <w:autoSpaceDN w:val="0"/>
        <w:adjustRightInd w:val="0"/>
        <w:rPr>
          <w:rFonts w:cstheme="minorHAnsi"/>
        </w:rPr>
      </w:pPr>
    </w:p>
    <w:p w14:paraId="1135EB5D" w14:textId="77777777" w:rsidR="00446CF8" w:rsidRDefault="00446CF8" w:rsidP="00446CF8">
      <w:pPr>
        <w:autoSpaceDE w:val="0"/>
        <w:autoSpaceDN w:val="0"/>
        <w:adjustRightInd w:val="0"/>
        <w:rPr>
          <w:rFonts w:cstheme="minorHAnsi"/>
        </w:rPr>
      </w:pPr>
      <w:r>
        <w:rPr>
          <w:rFonts w:cstheme="minorHAnsi"/>
        </w:rPr>
        <w:t xml:space="preserve">The following excerpt from the GadgeteerHardware.xml file shows the </w:t>
      </w:r>
      <w:proofErr w:type="spellStart"/>
      <w:r>
        <w:rPr>
          <w:rFonts w:cstheme="minorHAnsi"/>
        </w:rPr>
        <w:t>HelpUrl</w:t>
      </w:r>
      <w:proofErr w:type="spellEnd"/>
      <w:r>
        <w:rPr>
          <w:rFonts w:cstheme="minorHAnsi"/>
        </w:rPr>
        <w:t xml:space="preserve"> attribute.</w:t>
      </w:r>
    </w:p>
    <w:p w14:paraId="5C92FE5D" w14:textId="77777777" w:rsidR="00446CF8" w:rsidRDefault="00446CF8" w:rsidP="00446CF8">
      <w:pPr>
        <w:autoSpaceDE w:val="0"/>
        <w:autoSpaceDN w:val="0"/>
        <w:adjustRightInd w:val="0"/>
        <w:rPr>
          <w:rFonts w:cstheme="minorHAnsi"/>
        </w:rPr>
      </w:pPr>
    </w:p>
    <w:p w14:paraId="6C1F214E" w14:textId="77777777" w:rsidR="00AA2F92" w:rsidRDefault="00AA2F92" w:rsidP="00AA2F92">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14:paraId="014D8B9A"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GadgeteerDefinitions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http://schemas.microsoft.com/Gadgeteer/2011/Hardware</w:t>
      </w:r>
      <w:r>
        <w:rPr>
          <w:rFonts w:ascii="Consolas" w:hAnsi="Consolas" w:cs="Consolas"/>
          <w:sz w:val="19"/>
          <w:szCs w:val="19"/>
        </w:rPr>
        <w:t>"</w:t>
      </w:r>
      <w:r>
        <w:rPr>
          <w:rFonts w:ascii="Consolas" w:hAnsi="Consolas" w:cs="Consolas"/>
          <w:color w:val="0000FF"/>
          <w:sz w:val="19"/>
          <w:szCs w:val="19"/>
        </w:rPr>
        <w:t>&gt;</w:t>
      </w:r>
    </w:p>
    <w:p w14:paraId="16F13364"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MainboardDefinitions</w:t>
      </w:r>
      <w:proofErr w:type="spellEnd"/>
      <w:r>
        <w:rPr>
          <w:rFonts w:ascii="Consolas" w:hAnsi="Consolas" w:cs="Consolas"/>
          <w:color w:val="0000FF"/>
          <w:sz w:val="19"/>
          <w:szCs w:val="19"/>
        </w:rPr>
        <w:t>&gt;</w:t>
      </w:r>
    </w:p>
    <w:p w14:paraId="3E4D4FC2"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This mainboard definition should be filled in.  Mouse over any attribute name to get</w:t>
      </w:r>
    </w:p>
    <w:p w14:paraId="36F98EF2"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more</w:t>
      </w:r>
      <w:proofErr w:type="gramEnd"/>
      <w:r>
        <w:rPr>
          <w:rFonts w:ascii="Consolas" w:hAnsi="Consolas" w:cs="Consolas"/>
          <w:color w:val="008000"/>
          <w:sz w:val="19"/>
          <w:szCs w:val="19"/>
        </w:rPr>
        <w:t xml:space="preserve"> help about that attribute. </w:t>
      </w:r>
      <w:r>
        <w:rPr>
          <w:rFonts w:ascii="Consolas" w:hAnsi="Consolas" w:cs="Consolas"/>
          <w:color w:val="0000FF"/>
          <w:sz w:val="19"/>
          <w:szCs w:val="19"/>
        </w:rPr>
        <w:t>--&gt;</w:t>
      </w:r>
    </w:p>
    <w:p w14:paraId="1EEDA465"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MainboardDefinition</w:t>
      </w:r>
      <w:proofErr w:type="spellEnd"/>
      <w:r>
        <w:rPr>
          <w:rFonts w:ascii="Consolas" w:hAnsi="Consolas" w:cs="Consolas"/>
          <w:color w:val="0000FF"/>
          <w:sz w:val="19"/>
          <w:szCs w:val="19"/>
        </w:rPr>
        <w:t xml:space="preserve"> </w:t>
      </w:r>
    </w:p>
    <w:p w14:paraId="1DC87F4D"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Fireboard</w:t>
      </w:r>
      <w:r>
        <w:rPr>
          <w:rFonts w:ascii="Consolas" w:hAnsi="Consolas" w:cs="Consolas"/>
          <w:sz w:val="19"/>
          <w:szCs w:val="19"/>
        </w:rPr>
        <w:t>"</w:t>
      </w:r>
      <w:r>
        <w:rPr>
          <w:rFonts w:ascii="Consolas" w:hAnsi="Consolas" w:cs="Consolas"/>
          <w:color w:val="0000FF"/>
          <w:sz w:val="19"/>
          <w:szCs w:val="19"/>
        </w:rPr>
        <w:t xml:space="preserve"> </w:t>
      </w:r>
    </w:p>
    <w:p w14:paraId="2FC860D3"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ManufacturerName.Gadgeteer.Fireboard</w:t>
      </w:r>
      <w:proofErr w:type="spellEnd"/>
      <w:r>
        <w:rPr>
          <w:rFonts w:ascii="Consolas" w:hAnsi="Consolas" w:cs="Consolas"/>
          <w:sz w:val="19"/>
          <w:szCs w:val="19"/>
        </w:rPr>
        <w:t>"</w:t>
      </w:r>
    </w:p>
    <w:p w14:paraId="35374CCE"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HardwareVersion</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1.1</w:t>
      </w:r>
      <w:r>
        <w:rPr>
          <w:rFonts w:ascii="Consolas" w:hAnsi="Consolas" w:cs="Consolas"/>
          <w:sz w:val="19"/>
          <w:szCs w:val="19"/>
        </w:rPr>
        <w:t>"</w:t>
      </w:r>
    </w:p>
    <w:p w14:paraId="258A3F9F"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Image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Resources\Image.jpg</w:t>
      </w:r>
      <w:r>
        <w:rPr>
          <w:rFonts w:ascii="Consolas" w:hAnsi="Consolas" w:cs="Consolas"/>
          <w:sz w:val="19"/>
          <w:szCs w:val="19"/>
        </w:rPr>
        <w:t>"</w:t>
      </w:r>
    </w:p>
    <w:p w14:paraId="43B786DC"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BoardWidth</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77</w:t>
      </w:r>
      <w:r>
        <w:rPr>
          <w:rFonts w:ascii="Consolas" w:hAnsi="Consolas" w:cs="Consolas"/>
          <w:sz w:val="19"/>
          <w:szCs w:val="19"/>
        </w:rPr>
        <w:t>"</w:t>
      </w:r>
    </w:p>
    <w:p w14:paraId="72BD866D"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BoardHeight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67</w:t>
      </w:r>
      <w:r>
        <w:rPr>
          <w:rFonts w:ascii="Consolas" w:hAnsi="Consolas" w:cs="Consolas"/>
          <w:sz w:val="19"/>
          <w:szCs w:val="19"/>
        </w:rPr>
        <w:t>"</w:t>
      </w:r>
    </w:p>
    <w:p w14:paraId="6BDB0200"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MinimumGadgeteerCoreVersion</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2.42.500</w:t>
      </w:r>
      <w:r>
        <w:rPr>
          <w:rFonts w:ascii="Consolas" w:hAnsi="Consolas" w:cs="Consolas"/>
          <w:sz w:val="19"/>
          <w:szCs w:val="19"/>
        </w:rPr>
        <w:t>"</w:t>
      </w:r>
    </w:p>
    <w:p w14:paraId="4BE8A453"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HelpUrl</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http://MicrosoftResearch.com/sample.htm</w:t>
      </w:r>
      <w:r>
        <w:rPr>
          <w:rFonts w:ascii="Consolas" w:hAnsi="Consolas" w:cs="Consolas"/>
          <w:sz w:val="19"/>
          <w:szCs w:val="19"/>
        </w:rPr>
        <w:t>"</w:t>
      </w:r>
    </w:p>
    <w:p w14:paraId="36F4D467" w14:textId="77777777" w:rsidR="00AA2F92" w:rsidRDefault="00AA2F92" w:rsidP="00AA2F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&gt;</w:t>
      </w:r>
    </w:p>
    <w:p w14:paraId="69853B7F" w14:textId="77777777" w:rsidR="00AA2F92" w:rsidRDefault="00AA2F92" w:rsidP="00AA2F92">
      <w:pPr>
        <w:autoSpaceDE w:val="0"/>
        <w:autoSpaceDN w:val="0"/>
        <w:adjustRightInd w:val="0"/>
        <w:rPr>
          <w:rFonts w:ascii="Consolas" w:hAnsi="Consolas" w:cs="Consolas"/>
          <w:sz w:val="19"/>
          <w:szCs w:val="19"/>
        </w:rPr>
      </w:pPr>
    </w:p>
    <w:p w14:paraId="37486D4D" w14:textId="77777777" w:rsidR="00AA2F92" w:rsidRDefault="00AA2F92" w:rsidP="00AA2F92">
      <w:pPr>
        <w:autoSpaceDE w:val="0"/>
        <w:autoSpaceDN w:val="0"/>
        <w:adjustRightInd w:val="0"/>
        <w:rPr>
          <w:rFonts w:ascii="Consolas" w:hAnsi="Consolas" w:cs="Consolas"/>
          <w:sz w:val="19"/>
          <w:szCs w:val="19"/>
        </w:rPr>
      </w:pPr>
    </w:p>
    <w:p w14:paraId="6871020E" w14:textId="0A78C586" w:rsidR="00E221D8" w:rsidRDefault="009E66C7" w:rsidP="00E221D8">
      <w:pPr>
        <w:pStyle w:val="Heading2"/>
      </w:pPr>
      <w:bookmarkStart w:id="30" w:name="_Toc307836698"/>
      <w:r>
        <w:lastRenderedPageBreak/>
        <w:t>Test</w:t>
      </w:r>
      <w:r w:rsidR="008E45BC">
        <w:t>ing</w:t>
      </w:r>
      <w:r>
        <w:t xml:space="preserve"> the Mainboard </w:t>
      </w:r>
      <w:r w:rsidR="00E221D8">
        <w:t>Software</w:t>
      </w:r>
      <w:bookmarkEnd w:id="30"/>
    </w:p>
    <w:p w14:paraId="46E27067" w14:textId="3D548659" w:rsidR="00FB20BE" w:rsidRDefault="00267D24" w:rsidP="00267D24">
      <w:pPr>
        <w:autoSpaceDE w:val="0"/>
        <w:autoSpaceDN w:val="0"/>
        <w:adjustRightInd w:val="0"/>
        <w:rPr>
          <w:rFonts w:cstheme="minorHAnsi"/>
        </w:rPr>
      </w:pPr>
      <w:r w:rsidRPr="00267D24">
        <w:rPr>
          <w:rFonts w:cstheme="minorHAnsi"/>
        </w:rPr>
        <w:t xml:space="preserve">Testing is most easily accomplished by adding a new </w:t>
      </w:r>
      <w:r w:rsidR="005C11E2">
        <w:rPr>
          <w:rFonts w:cstheme="minorHAnsi"/>
        </w:rPr>
        <w:t xml:space="preserve">.NET </w:t>
      </w:r>
      <w:r w:rsidRPr="00267D24">
        <w:rPr>
          <w:rFonts w:cstheme="minorHAnsi"/>
        </w:rPr>
        <w:t xml:space="preserve">Gadgeteer </w:t>
      </w:r>
      <w:r w:rsidR="005C11E2">
        <w:rPr>
          <w:rFonts w:cstheme="minorHAnsi"/>
        </w:rPr>
        <w:t>Application</w:t>
      </w:r>
      <w:r w:rsidRPr="00267D24">
        <w:rPr>
          <w:rFonts w:cstheme="minorHAnsi"/>
        </w:rPr>
        <w:t xml:space="preserve"> project to the same Visual Studio/Visual C# Express solution</w:t>
      </w:r>
      <w:r>
        <w:rPr>
          <w:rFonts w:cstheme="minorHAnsi"/>
        </w:rPr>
        <w:t xml:space="preserve"> as is used to build the mainboard software</w:t>
      </w:r>
      <w:r w:rsidRPr="00267D24">
        <w:rPr>
          <w:rFonts w:cstheme="minorHAnsi"/>
        </w:rPr>
        <w:t xml:space="preserve">. </w:t>
      </w:r>
      <w:r>
        <w:rPr>
          <w:rFonts w:cstheme="minorHAnsi"/>
        </w:rPr>
        <w:t xml:space="preserve"> </w:t>
      </w:r>
    </w:p>
    <w:p w14:paraId="6C610DDB" w14:textId="483508E9" w:rsidR="005E04AC" w:rsidRDefault="009D035B" w:rsidP="005E04AC">
      <w:pPr>
        <w:pStyle w:val="Procedure"/>
      </w:pPr>
      <w:r>
        <w:t>To add a new Gad</w:t>
      </w:r>
      <w:r w:rsidR="005E04AC">
        <w:t>geteer project and reference the module library</w:t>
      </w:r>
    </w:p>
    <w:p w14:paraId="625D872A" w14:textId="77777777" w:rsidR="005E04AC" w:rsidRDefault="005E04AC" w:rsidP="005E04AC">
      <w:pPr>
        <w:pStyle w:val="List"/>
        <w:numPr>
          <w:ilvl w:val="0"/>
          <w:numId w:val="39"/>
        </w:numPr>
      </w:pPr>
      <w:r>
        <w:t xml:space="preserve">Right click on the module Solution in </w:t>
      </w:r>
      <w:r w:rsidRPr="009822C6">
        <w:rPr>
          <w:b/>
        </w:rPr>
        <w:t>Solution Explorer</w:t>
      </w:r>
      <w:r>
        <w:t xml:space="preserve">. </w:t>
      </w:r>
    </w:p>
    <w:p w14:paraId="391732CC" w14:textId="77777777" w:rsidR="005E04AC" w:rsidRDefault="005E04AC" w:rsidP="005E04AC">
      <w:pPr>
        <w:pStyle w:val="List"/>
        <w:numPr>
          <w:ilvl w:val="0"/>
          <w:numId w:val="39"/>
        </w:numPr>
      </w:pPr>
      <w:r>
        <w:t>Click Add-&gt;New Project.</w:t>
      </w:r>
    </w:p>
    <w:p w14:paraId="4A047C19" w14:textId="3F57DF92" w:rsidR="005E04AC" w:rsidRDefault="005E04AC" w:rsidP="005E04AC">
      <w:pPr>
        <w:pStyle w:val="List"/>
        <w:numPr>
          <w:ilvl w:val="0"/>
          <w:numId w:val="39"/>
        </w:numPr>
      </w:pPr>
      <w:r>
        <w:t xml:space="preserve">Select </w:t>
      </w:r>
      <w:r w:rsidR="005C11E2">
        <w:t>.NET Gadgeteer Application</w:t>
      </w:r>
      <w:r>
        <w:t>.</w:t>
      </w:r>
    </w:p>
    <w:p w14:paraId="588AFB63" w14:textId="4A58CFB4" w:rsidR="005E04AC" w:rsidRDefault="005E04AC" w:rsidP="005E04AC">
      <w:pPr>
        <w:pStyle w:val="List"/>
        <w:numPr>
          <w:ilvl w:val="0"/>
          <w:numId w:val="39"/>
        </w:numPr>
      </w:pPr>
      <w:r>
        <w:t>In the Solution Explorer, right</w:t>
      </w:r>
      <w:r w:rsidR="005C11E2">
        <w:t xml:space="preserve"> click the test project</w:t>
      </w:r>
      <w:r>
        <w:t>.</w:t>
      </w:r>
    </w:p>
    <w:p w14:paraId="66DAEB64" w14:textId="77777777" w:rsidR="005E04AC" w:rsidRDefault="005E04AC" w:rsidP="005E04AC">
      <w:pPr>
        <w:pStyle w:val="List"/>
        <w:numPr>
          <w:ilvl w:val="0"/>
          <w:numId w:val="39"/>
        </w:numPr>
      </w:pPr>
      <w:r>
        <w:t xml:space="preserve">Click </w:t>
      </w:r>
      <w:r w:rsidRPr="0018267A">
        <w:rPr>
          <w:b/>
        </w:rPr>
        <w:t>Add Reference</w:t>
      </w:r>
      <w:r>
        <w:t>.</w:t>
      </w:r>
    </w:p>
    <w:p w14:paraId="778540C7" w14:textId="054CFB66" w:rsidR="005E04AC" w:rsidRDefault="005E04AC" w:rsidP="005E04AC">
      <w:pPr>
        <w:pStyle w:val="List"/>
        <w:numPr>
          <w:ilvl w:val="0"/>
          <w:numId w:val="39"/>
        </w:numPr>
      </w:pPr>
      <w:r>
        <w:t>Browse to the DLL for your mainboard and add a reference to it.</w:t>
      </w:r>
    </w:p>
    <w:p w14:paraId="04A89CF3" w14:textId="2A8EFFC0" w:rsidR="00FB20BE" w:rsidRDefault="005E04AC" w:rsidP="005E04AC">
      <w:pPr>
        <w:pStyle w:val="ListParagraph"/>
        <w:numPr>
          <w:ilvl w:val="0"/>
          <w:numId w:val="39"/>
        </w:numPr>
        <w:autoSpaceDE w:val="0"/>
        <w:autoSpaceDN w:val="0"/>
        <w:adjustRightInd w:val="0"/>
        <w:rPr>
          <w:rFonts w:cstheme="minorHAnsi"/>
        </w:rPr>
      </w:pPr>
      <w:r>
        <w:rPr>
          <w:rFonts w:cstheme="minorHAnsi"/>
        </w:rPr>
        <w:t xml:space="preserve">In the </w:t>
      </w:r>
      <w:proofErr w:type="spellStart"/>
      <w:r>
        <w:rPr>
          <w:rFonts w:cstheme="minorHAnsi"/>
        </w:rPr>
        <w:t>Program.cs</w:t>
      </w:r>
      <w:proofErr w:type="spellEnd"/>
      <w:r>
        <w:rPr>
          <w:rFonts w:cstheme="minorHAnsi"/>
        </w:rPr>
        <w:t xml:space="preserve"> file, r</w:t>
      </w:r>
      <w:r w:rsidR="00267D24" w:rsidRPr="00FB20BE">
        <w:rPr>
          <w:rFonts w:cstheme="minorHAnsi"/>
        </w:rPr>
        <w:t xml:space="preserve">eplace </w:t>
      </w:r>
      <w:proofErr w:type="spellStart"/>
      <w:proofErr w:type="gramStart"/>
      <w:r w:rsidR="00267D24" w:rsidRPr="00FB20BE">
        <w:rPr>
          <w:rFonts w:ascii="Courier New" w:hAnsi="Courier New" w:cs="Courier New"/>
        </w:rPr>
        <w:t>InsertMainboardTypeHere</w:t>
      </w:r>
      <w:proofErr w:type="spellEnd"/>
      <w:r w:rsidR="00267D24" w:rsidRPr="00FB20BE">
        <w:rPr>
          <w:rFonts w:ascii="Courier New" w:hAnsi="Courier New" w:cs="Courier New"/>
        </w:rPr>
        <w:t>(</w:t>
      </w:r>
      <w:proofErr w:type="gramEnd"/>
      <w:r w:rsidR="00267D24" w:rsidRPr="00FB20BE">
        <w:rPr>
          <w:rFonts w:ascii="Courier New" w:hAnsi="Courier New" w:cs="Courier New"/>
        </w:rPr>
        <w:t>)</w:t>
      </w:r>
      <w:r w:rsidR="00267D24" w:rsidRPr="00FB20BE">
        <w:rPr>
          <w:rFonts w:cstheme="minorHAnsi"/>
        </w:rPr>
        <w:t xml:space="preserve"> with your mainboard type [Manufacturer Name].Gadgeteer.[Mainboard Name].</w:t>
      </w:r>
      <w:r w:rsidR="004F05EE" w:rsidRPr="00FB20BE">
        <w:rPr>
          <w:rFonts w:cstheme="minorHAnsi"/>
        </w:rPr>
        <w:t xml:space="preserve">  </w:t>
      </w:r>
    </w:p>
    <w:p w14:paraId="61755ED7" w14:textId="437761BA" w:rsidR="00267D24" w:rsidRPr="00FB20BE" w:rsidRDefault="004F05EE" w:rsidP="00FB20BE">
      <w:pPr>
        <w:autoSpaceDE w:val="0"/>
        <w:autoSpaceDN w:val="0"/>
        <w:adjustRightInd w:val="0"/>
        <w:rPr>
          <w:rFonts w:cstheme="minorHAnsi"/>
        </w:rPr>
      </w:pPr>
      <w:r w:rsidRPr="00FB20BE">
        <w:rPr>
          <w:rFonts w:cstheme="minorHAnsi"/>
        </w:rPr>
        <w:t xml:space="preserve">The following example instantiates </w:t>
      </w:r>
      <w:r w:rsidR="00722789" w:rsidRPr="00FB20BE">
        <w:rPr>
          <w:rFonts w:cstheme="minorHAnsi"/>
        </w:rPr>
        <w:t>a hypothetical</w:t>
      </w:r>
      <w:r w:rsidRPr="00FB20BE">
        <w:rPr>
          <w:rFonts w:cstheme="minorHAnsi"/>
        </w:rPr>
        <w:t xml:space="preserve"> mainboard named </w:t>
      </w:r>
      <w:proofErr w:type="spellStart"/>
      <w:r w:rsidRPr="00FB20BE">
        <w:rPr>
          <w:rFonts w:cstheme="minorHAnsi"/>
        </w:rPr>
        <w:t>FireBoard</w:t>
      </w:r>
      <w:proofErr w:type="spellEnd"/>
      <w:r w:rsidRPr="00FB20BE">
        <w:rPr>
          <w:rFonts w:cstheme="minorHAnsi"/>
        </w:rPr>
        <w:t xml:space="preserve"> </w:t>
      </w:r>
      <w:r w:rsidR="00FB20BE">
        <w:rPr>
          <w:rFonts w:cstheme="minorHAnsi"/>
        </w:rPr>
        <w:t>by the</w:t>
      </w:r>
      <w:r w:rsidRPr="00FB20BE">
        <w:rPr>
          <w:rFonts w:cstheme="minorHAnsi"/>
        </w:rPr>
        <w:t xml:space="preserve"> ma</w:t>
      </w:r>
      <w:r w:rsidR="005C11E2">
        <w:rPr>
          <w:rFonts w:cstheme="minorHAnsi"/>
        </w:rPr>
        <w:t>nufacturer name MSR</w:t>
      </w:r>
      <w:r w:rsidRPr="00FB20BE">
        <w:rPr>
          <w:rFonts w:cstheme="minorHAnsi"/>
        </w:rPr>
        <w:t>.</w:t>
      </w:r>
    </w:p>
    <w:p w14:paraId="7BA56DEC" w14:textId="77777777" w:rsidR="00267D24" w:rsidRDefault="00267D24" w:rsidP="00267D24">
      <w:pPr>
        <w:autoSpaceDE w:val="0"/>
        <w:autoSpaceDN w:val="0"/>
        <w:adjustRightInd w:val="0"/>
        <w:rPr>
          <w:rFonts w:cstheme="minorHAnsi"/>
        </w:rPr>
      </w:pPr>
    </w:p>
    <w:p w14:paraId="46108967" w14:textId="4C8DF27D" w:rsidR="004F05EE" w:rsidRDefault="004F05EE" w:rsidP="004F05EE">
      <w:pPr>
        <w:pStyle w:val="PlainText"/>
      </w:pPr>
      <w:r>
        <w:t xml:space="preserve">    static void InitializeMainboard()</w:t>
      </w:r>
    </w:p>
    <w:p w14:paraId="037417B4" w14:textId="3691461B" w:rsidR="004F05EE" w:rsidRDefault="004F05EE" w:rsidP="004F05EE">
      <w:pPr>
        <w:pStyle w:val="PlainText"/>
      </w:pPr>
      <w:r>
        <w:t xml:space="preserve">    {</w:t>
      </w:r>
    </w:p>
    <w:p w14:paraId="17BDFB5B" w14:textId="2D140D83" w:rsidR="004F05EE" w:rsidRDefault="004F05EE" w:rsidP="004F05EE">
      <w:pPr>
        <w:pStyle w:val="PlainText"/>
      </w:pPr>
      <w:r>
        <w:t xml:space="preserve">       // Specify the mainboard type below.</w:t>
      </w:r>
    </w:p>
    <w:p w14:paraId="5ECA26A4" w14:textId="06462DB4" w:rsidR="004F05EE" w:rsidRDefault="004F05EE" w:rsidP="004F05EE">
      <w:pPr>
        <w:pStyle w:val="PlainText"/>
      </w:pPr>
      <w:r>
        <w:t xml:space="preserve">       // You may need to use the menu item </w:t>
      </w:r>
    </w:p>
    <w:p w14:paraId="2CB45492" w14:textId="77777777" w:rsidR="004F05EE" w:rsidRDefault="004F05EE" w:rsidP="004F05EE">
      <w:pPr>
        <w:pStyle w:val="PlainText"/>
      </w:pPr>
      <w:r>
        <w:t xml:space="preserve">       // "Project-&gt;Add Reference" to add a reference to the </w:t>
      </w:r>
    </w:p>
    <w:p w14:paraId="6E6096EA" w14:textId="018FC2A1" w:rsidR="004F05EE" w:rsidRDefault="004F05EE" w:rsidP="004F05EE">
      <w:pPr>
        <w:pStyle w:val="PlainText"/>
      </w:pPr>
      <w:r>
        <w:t xml:space="preserve">       // mainboard's DLL library.</w:t>
      </w:r>
    </w:p>
    <w:p w14:paraId="0A8A8C71" w14:textId="69039191" w:rsidR="004F05EE" w:rsidRDefault="004F05EE" w:rsidP="004F05EE">
      <w:pPr>
        <w:pStyle w:val="PlainText"/>
      </w:pPr>
      <w:r>
        <w:t xml:space="preserve">       </w:t>
      </w:r>
      <w:r w:rsidR="005C11E2">
        <w:t>Mainboard = new MSR</w:t>
      </w:r>
      <w:r>
        <w:t>.Gadgeteer.FireBoard();</w:t>
      </w:r>
    </w:p>
    <w:p w14:paraId="23B03EE8" w14:textId="42EED0B9" w:rsidR="004F05EE" w:rsidRDefault="004F05EE" w:rsidP="00E221D8">
      <w:pPr>
        <w:pStyle w:val="PlainText"/>
      </w:pPr>
      <w:r>
        <w:t xml:space="preserve">    }</w:t>
      </w:r>
    </w:p>
    <w:p w14:paraId="24FE1662" w14:textId="77777777" w:rsidR="00E221D8" w:rsidRDefault="00E221D8" w:rsidP="00E221D8">
      <w:pPr>
        <w:pStyle w:val="PlainText"/>
      </w:pPr>
    </w:p>
    <w:p w14:paraId="1ADE53DB" w14:textId="6E093212" w:rsidR="00E221D8" w:rsidRDefault="00E221D8" w:rsidP="00E221D8">
      <w:pPr>
        <w:pStyle w:val="Heading2"/>
      </w:pPr>
      <w:bookmarkStart w:id="31" w:name="_Toc307836699"/>
      <w:r>
        <w:t>Build</w:t>
      </w:r>
      <w:r w:rsidR="008E45BC">
        <w:t>ing</w:t>
      </w:r>
      <w:r>
        <w:t xml:space="preserve"> the MSI and MSM Installers</w:t>
      </w:r>
      <w:bookmarkEnd w:id="31"/>
    </w:p>
    <w:p w14:paraId="3F0744C1" w14:textId="2C574556" w:rsidR="00F172A9" w:rsidRPr="003F1AE6" w:rsidRDefault="00E221D8" w:rsidP="003F1AE6">
      <w:pPr>
        <w:rPr>
          <w:rFonts w:cstheme="minorHAnsi"/>
        </w:rPr>
      </w:pPr>
      <w:r>
        <w:t>When</w:t>
      </w:r>
      <w:r w:rsidR="004F05EE">
        <w:t xml:space="preserve"> the mainboard</w:t>
      </w:r>
      <w:r>
        <w:t xml:space="preserve"> implementation is complete</w:t>
      </w:r>
      <w:r w:rsidR="00722789">
        <w:t xml:space="preserve"> and tested</w:t>
      </w:r>
      <w:r>
        <w:t>, you are ready to build the installers for the module software.  The template supports .</w:t>
      </w:r>
      <w:proofErr w:type="spellStart"/>
      <w:r>
        <w:t>msi</w:t>
      </w:r>
      <w:proofErr w:type="spellEnd"/>
      <w:r>
        <w:t xml:space="preserve"> and .</w:t>
      </w:r>
      <w:proofErr w:type="spellStart"/>
      <w:r>
        <w:t>msm</w:t>
      </w:r>
      <w:proofErr w:type="spellEnd"/>
      <w:r>
        <w:t xml:space="preserve"> installers. The output of the </w:t>
      </w:r>
      <w:r w:rsidRPr="0029052B">
        <w:t>template includes both an .</w:t>
      </w:r>
      <w:proofErr w:type="spellStart"/>
      <w:r w:rsidRPr="0029052B">
        <w:t>ms</w:t>
      </w:r>
      <w:r w:rsidR="004F05EE">
        <w:t>i</w:t>
      </w:r>
      <w:proofErr w:type="spellEnd"/>
      <w:r w:rsidR="004F05EE">
        <w:t xml:space="preserve"> installer for the mainboard</w:t>
      </w:r>
      <w:r w:rsidRPr="0029052B">
        <w:t xml:space="preserve"> and .</w:t>
      </w:r>
      <w:proofErr w:type="spellStart"/>
      <w:r w:rsidRPr="0029052B">
        <w:t>msm</w:t>
      </w:r>
      <w:proofErr w:type="spellEnd"/>
      <w:r w:rsidRPr="0029052B">
        <w:t xml:space="preserve"> </w:t>
      </w:r>
      <w:r w:rsidRPr="0029052B">
        <w:rPr>
          <w:rFonts w:cstheme="minorHAnsi"/>
        </w:rPr>
        <w:t>installer</w:t>
      </w:r>
      <w:r w:rsidR="00722789">
        <w:rPr>
          <w:rFonts w:cstheme="minorHAnsi"/>
        </w:rPr>
        <w:t>. The .</w:t>
      </w:r>
      <w:proofErr w:type="spellStart"/>
      <w:r w:rsidR="00722789">
        <w:rPr>
          <w:rFonts w:cstheme="minorHAnsi"/>
        </w:rPr>
        <w:t>msm</w:t>
      </w:r>
      <w:proofErr w:type="spellEnd"/>
      <w:r w:rsidR="00722789">
        <w:rPr>
          <w:rFonts w:cstheme="minorHAnsi"/>
        </w:rPr>
        <w:t xml:space="preserve"> installer can be used for kit</w:t>
      </w:r>
      <w:r w:rsidRPr="0029052B">
        <w:rPr>
          <w:rFonts w:cstheme="minorHAnsi"/>
        </w:rPr>
        <w:t xml:space="preserve"> inst</w:t>
      </w:r>
      <w:r w:rsidR="00F172A9">
        <w:rPr>
          <w:rFonts w:cstheme="minorHAnsi"/>
        </w:rPr>
        <w:t>allers that incorporate one or more</w:t>
      </w:r>
      <w:r w:rsidR="00722789">
        <w:rPr>
          <w:rFonts w:cstheme="minorHAnsi"/>
        </w:rPr>
        <w:t xml:space="preserve"> </w:t>
      </w:r>
      <w:r w:rsidR="00F172A9">
        <w:rPr>
          <w:rFonts w:cstheme="minorHAnsi"/>
        </w:rPr>
        <w:t>module</w:t>
      </w:r>
      <w:r w:rsidR="004F7EE7">
        <w:rPr>
          <w:rFonts w:cstheme="minorHAnsi"/>
        </w:rPr>
        <w:t>s</w:t>
      </w:r>
      <w:r w:rsidR="00F172A9">
        <w:rPr>
          <w:rFonts w:cstheme="minorHAnsi"/>
        </w:rPr>
        <w:t xml:space="preserve"> and </w:t>
      </w:r>
      <w:r w:rsidR="004F7EE7">
        <w:rPr>
          <w:rFonts w:cstheme="minorHAnsi"/>
        </w:rPr>
        <w:t xml:space="preserve">a </w:t>
      </w:r>
      <w:r w:rsidR="00F172A9">
        <w:rPr>
          <w:rFonts w:cstheme="minorHAnsi"/>
        </w:rPr>
        <w:t>mainboard</w:t>
      </w:r>
      <w:r w:rsidRPr="0029052B">
        <w:rPr>
          <w:rFonts w:cstheme="minorHAnsi"/>
        </w:rPr>
        <w:t>.</w:t>
      </w:r>
      <w:r w:rsidR="004F05EE">
        <w:rPr>
          <w:rFonts w:cstheme="minorHAnsi"/>
        </w:rPr>
        <w:t xml:space="preserve">  Kit installers are described in this document under the heading </w:t>
      </w:r>
      <w:r w:rsidR="004F05EE" w:rsidRPr="00F172A9">
        <w:rPr>
          <w:rFonts w:cstheme="minorHAnsi"/>
          <w:b/>
        </w:rPr>
        <w:t>Visual Studio Kit Template Project</w:t>
      </w:r>
      <w:r w:rsidR="004F05EE">
        <w:rPr>
          <w:rFonts w:cstheme="minorHAnsi"/>
        </w:rPr>
        <w:t>.</w:t>
      </w:r>
    </w:p>
    <w:p w14:paraId="14E57F80" w14:textId="21688498" w:rsidR="00F172A9" w:rsidRDefault="00F172A9" w:rsidP="00345BF5">
      <w:pPr>
        <w:pStyle w:val="Procedure"/>
      </w:pPr>
      <w:r>
        <w:t xml:space="preserve">To </w:t>
      </w:r>
      <w:r w:rsidR="00C40918">
        <w:t>build the mainboard installer .</w:t>
      </w:r>
      <w:proofErr w:type="spellStart"/>
      <w:r w:rsidR="00C40918">
        <w:t>msi</w:t>
      </w:r>
      <w:proofErr w:type="spellEnd"/>
      <w:r w:rsidR="00C40918">
        <w:t xml:space="preserve"> and .</w:t>
      </w:r>
      <w:proofErr w:type="spellStart"/>
      <w:r w:rsidR="00C40918">
        <w:t>msm</w:t>
      </w:r>
      <w:proofErr w:type="spellEnd"/>
      <w:r w:rsidR="00C40918">
        <w:t xml:space="preserve"> files:</w:t>
      </w:r>
    </w:p>
    <w:p w14:paraId="110D7C2B" w14:textId="49C6E261" w:rsidR="00E221D8" w:rsidRPr="00C40918" w:rsidRDefault="00C40918" w:rsidP="00C40918">
      <w:pPr>
        <w:pStyle w:val="ListParagraph"/>
        <w:numPr>
          <w:ilvl w:val="0"/>
          <w:numId w:val="38"/>
        </w:numPr>
        <w:rPr>
          <w:rFonts w:cstheme="minorHAnsi"/>
        </w:rPr>
      </w:pPr>
      <w:r>
        <w:rPr>
          <w:rFonts w:cstheme="minorHAnsi"/>
        </w:rPr>
        <w:t>Edit t</w:t>
      </w:r>
      <w:r w:rsidR="00E221D8" w:rsidRPr="00C40918">
        <w:rPr>
          <w:rFonts w:cstheme="minorHAnsi"/>
        </w:rPr>
        <w:t>he GadgeteerHardware.xml file</w:t>
      </w:r>
      <w:r>
        <w:rPr>
          <w:rFonts w:cstheme="minorHAnsi"/>
        </w:rPr>
        <w:t xml:space="preserve"> that</w:t>
      </w:r>
      <w:r w:rsidR="00E221D8" w:rsidRPr="00C40918">
        <w:rPr>
          <w:rFonts w:cstheme="minorHAnsi"/>
        </w:rPr>
        <w:t xml:space="preserve"> specifi</w:t>
      </w:r>
      <w:r w:rsidR="004F05EE" w:rsidRPr="00C40918">
        <w:rPr>
          <w:rFonts w:cstheme="minorHAnsi"/>
        </w:rPr>
        <w:t xml:space="preserve">es information about </w:t>
      </w:r>
      <w:r w:rsidR="00722789" w:rsidRPr="00C40918">
        <w:rPr>
          <w:rFonts w:cstheme="minorHAnsi"/>
        </w:rPr>
        <w:t>your mainboard’s</w:t>
      </w:r>
      <w:r w:rsidR="00E221D8" w:rsidRPr="00C40918">
        <w:rPr>
          <w:rFonts w:cstheme="minorHAnsi"/>
        </w:rPr>
        <w:t xml:space="preserve"> assembly name and pin mappings</w:t>
      </w:r>
      <w:r>
        <w:rPr>
          <w:rFonts w:cstheme="minorHAnsi"/>
        </w:rPr>
        <w:t>.  Change the</w:t>
      </w:r>
      <w:r w:rsidR="00E221D8" w:rsidRPr="00C40918">
        <w:rPr>
          <w:rFonts w:cstheme="minorHAnsi"/>
        </w:rPr>
        <w:t xml:space="preserve"> file as needed beyond the changes to the manufacturer, description, and fully qualified assembly name.  </w:t>
      </w:r>
      <w:r w:rsidR="008E45BC">
        <w:rPr>
          <w:rFonts w:cstheme="minorHAnsi"/>
        </w:rPr>
        <w:t>IntelliSense</w:t>
      </w:r>
      <w:r w:rsidR="00E221D8" w:rsidRPr="00C40918">
        <w:rPr>
          <w:rFonts w:cstheme="minorHAnsi"/>
        </w:rPr>
        <w:t xml:space="preserve"> information is available as you mouse over each element of the xml document.  For more information about pin and socket types, see the heading </w:t>
      </w:r>
      <w:r w:rsidR="00E221D8" w:rsidRPr="00C40918">
        <w:rPr>
          <w:rFonts w:cstheme="minorHAnsi"/>
          <w:b/>
        </w:rPr>
        <w:t xml:space="preserve">Connecting Modules to Mainboards </w:t>
      </w:r>
      <w:r w:rsidR="00E221D8" w:rsidRPr="00C40918">
        <w:rPr>
          <w:rFonts w:cstheme="minorHAnsi"/>
        </w:rPr>
        <w:t>heading in this document.</w:t>
      </w:r>
    </w:p>
    <w:p w14:paraId="4D6128B4" w14:textId="77777777" w:rsidR="00E221D8" w:rsidRPr="00B76473" w:rsidRDefault="00E221D8" w:rsidP="00E221D8">
      <w:pPr>
        <w:rPr>
          <w:rFonts w:cstheme="minorHAnsi"/>
        </w:rPr>
      </w:pPr>
    </w:p>
    <w:p w14:paraId="23636C3E" w14:textId="6F145F0E" w:rsidR="00E221D8" w:rsidRPr="00B76473" w:rsidRDefault="00E221D8" w:rsidP="00E221D8">
      <w:pPr>
        <w:rPr>
          <w:rFonts w:cstheme="minorHAnsi"/>
        </w:rPr>
      </w:pPr>
      <w:r w:rsidRPr="00B76473">
        <w:rPr>
          <w:rFonts w:cstheme="minorHAnsi"/>
        </w:rPr>
        <w:t xml:space="preserve">The following illustration shows the </w:t>
      </w:r>
      <w:r w:rsidRPr="00722789">
        <w:rPr>
          <w:rFonts w:ascii="Courier New" w:hAnsi="Courier New" w:cs="Courier New"/>
        </w:rPr>
        <w:t>GadgeteerHardware.xm</w:t>
      </w:r>
      <w:r w:rsidR="00722789" w:rsidRPr="00722789">
        <w:rPr>
          <w:rFonts w:ascii="Courier New" w:hAnsi="Courier New" w:cs="Courier New"/>
        </w:rPr>
        <w:t>l</w:t>
      </w:r>
      <w:r w:rsidRPr="00B76473">
        <w:rPr>
          <w:rFonts w:cstheme="minorHAnsi"/>
        </w:rPr>
        <w:t xml:space="preserve"> file in Visual Studio. </w:t>
      </w:r>
    </w:p>
    <w:p w14:paraId="383C3AC0" w14:textId="77777777" w:rsidR="00E221D8" w:rsidRPr="00B76473" w:rsidRDefault="00E221D8" w:rsidP="00E221D8">
      <w:pPr>
        <w:rPr>
          <w:rFonts w:ascii="Consolas" w:hAnsi="Consolas" w:cs="Consolas"/>
        </w:rPr>
      </w:pPr>
    </w:p>
    <w:p w14:paraId="79A6A260" w14:textId="6157B6FF" w:rsidR="00E221D8" w:rsidRDefault="003C3012" w:rsidP="00E221D8">
      <w:pPr>
        <w:rPr>
          <w:rFonts w:ascii="Consolas" w:hAnsi="Consolas" w:cs="Consolas"/>
          <w:sz w:val="19"/>
          <w:szCs w:val="19"/>
        </w:rPr>
      </w:pPr>
      <w:r>
        <w:rPr>
          <w:noProof/>
        </w:rPr>
        <w:drawing>
          <wp:inline distT="0" distB="0" distL="0" distR="0" wp14:anchorId="6B8C44F0" wp14:editId="62CE671E">
            <wp:extent cx="4883150" cy="29643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964322"/>
                    </a:xfrm>
                    <a:prstGeom prst="rect">
                      <a:avLst/>
                    </a:prstGeom>
                  </pic:spPr>
                </pic:pic>
              </a:graphicData>
            </a:graphic>
          </wp:inline>
        </w:drawing>
      </w:r>
    </w:p>
    <w:p w14:paraId="08B039C9" w14:textId="77777777" w:rsidR="00E221D8" w:rsidRDefault="00E221D8" w:rsidP="00E221D8">
      <w:pPr>
        <w:rPr>
          <w:rFonts w:ascii="Consolas" w:hAnsi="Consolas" w:cs="Consolas"/>
          <w:sz w:val="19"/>
          <w:szCs w:val="19"/>
        </w:rPr>
      </w:pPr>
    </w:p>
    <w:p w14:paraId="6BA57FB3" w14:textId="0F8BC43A" w:rsidR="00E221D8" w:rsidRPr="00C40918" w:rsidRDefault="00C40918" w:rsidP="00C40918">
      <w:pPr>
        <w:pStyle w:val="ListParagraph"/>
        <w:numPr>
          <w:ilvl w:val="0"/>
          <w:numId w:val="38"/>
        </w:numPr>
        <w:rPr>
          <w:rFonts w:cstheme="minorHAnsi"/>
        </w:rPr>
      </w:pPr>
      <w:r w:rsidRPr="00C40918">
        <w:rPr>
          <w:rFonts w:cstheme="minorHAnsi"/>
        </w:rPr>
        <w:t xml:space="preserve">Change the Resources\Image.jpg file to a good quality top-down image of the mainboard with the socket side facing up.  </w:t>
      </w:r>
      <w:r w:rsidR="00E221D8" w:rsidRPr="00C40918">
        <w:rPr>
          <w:rFonts w:cstheme="minorHAnsi"/>
        </w:rPr>
        <w:t>The image sho</w:t>
      </w:r>
      <w:r w:rsidR="004F7EE7">
        <w:rPr>
          <w:rFonts w:cstheme="minorHAnsi"/>
        </w:rPr>
        <w:t>uld be cropped tight, no margin</w:t>
      </w:r>
      <w:r w:rsidR="00E221D8" w:rsidRPr="00C40918">
        <w:rPr>
          <w:rFonts w:cstheme="minorHAnsi"/>
        </w:rPr>
        <w:t>, in th</w:t>
      </w:r>
      <w:r w:rsidR="004F7EE7">
        <w:rPr>
          <w:rFonts w:cstheme="minorHAnsi"/>
        </w:rPr>
        <w:t>e same orientation, not rotated,</w:t>
      </w:r>
      <w:r w:rsidR="00E221D8" w:rsidRPr="00C40918">
        <w:rPr>
          <w:rFonts w:cstheme="minorHAnsi"/>
        </w:rPr>
        <w:t xml:space="preserve"> as the width and height specified in GadgeteerHardware.xml</w:t>
      </w:r>
      <w:r w:rsidR="00722789" w:rsidRPr="00C40918">
        <w:rPr>
          <w:rFonts w:cstheme="minorHAnsi"/>
        </w:rPr>
        <w:t xml:space="preserve"> specification</w:t>
      </w:r>
      <w:r w:rsidR="00E221D8" w:rsidRPr="00C40918">
        <w:rPr>
          <w:rFonts w:cstheme="minorHAnsi"/>
        </w:rPr>
        <w:t xml:space="preserve">. </w:t>
      </w:r>
      <w:r>
        <w:rPr>
          <w:rFonts w:cstheme="minorHAnsi"/>
        </w:rPr>
        <w:t xml:space="preserve"> </w:t>
      </w:r>
      <w:r w:rsidRPr="00C40918">
        <w:rPr>
          <w:rFonts w:cstheme="minorHAnsi"/>
        </w:rPr>
        <w:t xml:space="preserve">The </w:t>
      </w:r>
      <w:r w:rsidRPr="00C40918">
        <w:rPr>
          <w:rFonts w:cstheme="minorHAnsi"/>
          <w:b/>
        </w:rPr>
        <w:t>Resources</w:t>
      </w:r>
      <w:r w:rsidRPr="00C40918">
        <w:rPr>
          <w:rFonts w:cstheme="minorHAnsi"/>
        </w:rPr>
        <w:t xml:space="preserve"> folder included by the .Net Gadgeteer Module Template includes a blank Image.jpg file.  </w:t>
      </w:r>
    </w:p>
    <w:p w14:paraId="4720F242" w14:textId="77777777" w:rsidR="00E221D8" w:rsidRDefault="00E221D8" w:rsidP="00E221D8">
      <w:pPr>
        <w:rPr>
          <w:rFonts w:cstheme="minorHAnsi"/>
        </w:rPr>
      </w:pPr>
    </w:p>
    <w:p w14:paraId="69F6FC4B" w14:textId="77777777" w:rsidR="00C40918" w:rsidRDefault="00C40918" w:rsidP="00E221D8">
      <w:pPr>
        <w:pStyle w:val="ListParagraph"/>
        <w:numPr>
          <w:ilvl w:val="0"/>
          <w:numId w:val="38"/>
        </w:numPr>
        <w:rPr>
          <w:rFonts w:cstheme="minorHAnsi"/>
        </w:rPr>
      </w:pPr>
      <w:r>
        <w:rPr>
          <w:rFonts w:cstheme="minorHAnsi"/>
        </w:rPr>
        <w:t>E</w:t>
      </w:r>
      <w:r w:rsidR="00E221D8" w:rsidRPr="00C40918">
        <w:rPr>
          <w:rFonts w:cstheme="minorHAnsi"/>
        </w:rPr>
        <w:t>dit the Setup\</w:t>
      </w:r>
      <w:proofErr w:type="spellStart"/>
      <w:r w:rsidR="00E221D8" w:rsidRPr="00C40918">
        <w:rPr>
          <w:rFonts w:cstheme="minorHAnsi"/>
        </w:rPr>
        <w:t>common.wxi</w:t>
      </w:r>
      <w:proofErr w:type="spellEnd"/>
      <w:r w:rsidR="00E221D8" w:rsidRPr="00C40918">
        <w:rPr>
          <w:rFonts w:cstheme="minorHAnsi"/>
        </w:rPr>
        <w:t xml:space="preserve"> file to specify parameters for the installer. The parameters are described in the .</w:t>
      </w:r>
      <w:proofErr w:type="spellStart"/>
      <w:r w:rsidR="00E221D8" w:rsidRPr="00C40918">
        <w:rPr>
          <w:rFonts w:cstheme="minorHAnsi"/>
        </w:rPr>
        <w:t>wxi</w:t>
      </w:r>
      <w:proofErr w:type="spellEnd"/>
      <w:r w:rsidR="00E221D8" w:rsidRPr="00C40918">
        <w:rPr>
          <w:rFonts w:cstheme="minorHAnsi"/>
        </w:rPr>
        <w:t xml:space="preserve"> file.  You don't need to edit any other file in the </w:t>
      </w:r>
      <w:r w:rsidR="00E221D8" w:rsidRPr="00C40918">
        <w:rPr>
          <w:rFonts w:cstheme="minorHAnsi"/>
          <w:b/>
        </w:rPr>
        <w:t>Setup</w:t>
      </w:r>
      <w:r w:rsidR="00E221D8" w:rsidRPr="00C40918">
        <w:rPr>
          <w:rFonts w:cstheme="minorHAnsi"/>
        </w:rPr>
        <w:t xml:space="preserve"> directory.</w:t>
      </w:r>
    </w:p>
    <w:p w14:paraId="15F00C22" w14:textId="77777777" w:rsidR="00C40918" w:rsidRPr="00C40918" w:rsidRDefault="00C40918" w:rsidP="00C40918">
      <w:pPr>
        <w:pStyle w:val="ListParagraph"/>
        <w:rPr>
          <w:rFonts w:cstheme="minorHAnsi"/>
        </w:rPr>
      </w:pPr>
    </w:p>
    <w:p w14:paraId="7A3EC98B" w14:textId="5C4A7682" w:rsidR="00E221D8" w:rsidRPr="00C40918" w:rsidRDefault="00E221D8" w:rsidP="00FF48C5">
      <w:pPr>
        <w:pStyle w:val="ListParagraph"/>
        <w:numPr>
          <w:ilvl w:val="0"/>
          <w:numId w:val="38"/>
        </w:numPr>
        <w:rPr>
          <w:rFonts w:cstheme="minorHAnsi"/>
        </w:rPr>
      </w:pPr>
      <w:r w:rsidRPr="00C40918">
        <w:rPr>
          <w:rFonts w:cstheme="minorHAnsi"/>
        </w:rPr>
        <w:t xml:space="preserve">Change the build configuration to </w:t>
      </w:r>
      <w:r w:rsidRPr="00C40918">
        <w:rPr>
          <w:rFonts w:cstheme="minorHAnsi"/>
          <w:b/>
        </w:rPr>
        <w:t>Release</w:t>
      </w:r>
      <w:r w:rsidR="00A06B3A" w:rsidRPr="00C40918">
        <w:rPr>
          <w:rFonts w:cstheme="minorHAnsi"/>
        </w:rPr>
        <w:t>, and build the mainboard</w:t>
      </w:r>
      <w:r w:rsidRPr="00C40918">
        <w:rPr>
          <w:rFonts w:cstheme="minorHAnsi"/>
        </w:rPr>
        <w:t xml:space="preserve"> proj</w:t>
      </w:r>
      <w:r w:rsidR="00A06B3A" w:rsidRPr="00C40918">
        <w:rPr>
          <w:rFonts w:cstheme="minorHAnsi"/>
        </w:rPr>
        <w:t xml:space="preserve">ect. When the </w:t>
      </w:r>
      <w:r w:rsidRPr="00C40918">
        <w:rPr>
          <w:rFonts w:cstheme="minorHAnsi"/>
        </w:rPr>
        <w:t>build completes, you should find the .</w:t>
      </w:r>
      <w:proofErr w:type="spellStart"/>
      <w:r w:rsidRPr="00C40918">
        <w:rPr>
          <w:rFonts w:cstheme="minorHAnsi"/>
        </w:rPr>
        <w:t>msi</w:t>
      </w:r>
      <w:proofErr w:type="spellEnd"/>
      <w:r w:rsidRPr="00C40918">
        <w:rPr>
          <w:rFonts w:cstheme="minorHAnsi"/>
        </w:rPr>
        <w:t xml:space="preserve"> and .</w:t>
      </w:r>
      <w:proofErr w:type="spellStart"/>
      <w:r w:rsidRPr="00C40918">
        <w:rPr>
          <w:rFonts w:cstheme="minorHAnsi"/>
        </w:rPr>
        <w:t>msm</w:t>
      </w:r>
      <w:proofErr w:type="spellEnd"/>
      <w:r w:rsidRPr="00C40918">
        <w:rPr>
          <w:rFonts w:cstheme="minorHAnsi"/>
        </w:rPr>
        <w:t xml:space="preserve"> files in the \bin\Release\Installer directory.  The example used for illustrations in </w:t>
      </w:r>
      <w:r w:rsidR="00A06B3A" w:rsidRPr="00C40918">
        <w:rPr>
          <w:rFonts w:cstheme="minorHAnsi"/>
        </w:rPr>
        <w:t xml:space="preserve">this example builds files named </w:t>
      </w:r>
      <w:r w:rsidR="00A06B3A" w:rsidRPr="00C40918">
        <w:rPr>
          <w:rFonts w:ascii="Courier New" w:hAnsi="Courier New" w:cs="Courier New"/>
        </w:rPr>
        <w:t>FireBoard</w:t>
      </w:r>
      <w:r w:rsidRPr="00C40918">
        <w:rPr>
          <w:rFonts w:ascii="Courier New" w:hAnsi="Courier New" w:cs="Courier New"/>
        </w:rPr>
        <w:t>.msi</w:t>
      </w:r>
      <w:r w:rsidRPr="00C40918">
        <w:rPr>
          <w:rFonts w:cstheme="minorHAnsi"/>
        </w:rPr>
        <w:t xml:space="preserve"> and </w:t>
      </w:r>
      <w:proofErr w:type="spellStart"/>
      <w:r w:rsidR="00A06B3A" w:rsidRPr="00C40918">
        <w:rPr>
          <w:rFonts w:ascii="Courier New" w:hAnsi="Courier New" w:cs="Courier New"/>
        </w:rPr>
        <w:t>FireBoard</w:t>
      </w:r>
      <w:r w:rsidRPr="00C40918">
        <w:rPr>
          <w:rFonts w:ascii="Courier New" w:hAnsi="Courier New" w:cs="Courier New"/>
        </w:rPr>
        <w:t>.msm</w:t>
      </w:r>
      <w:proofErr w:type="spellEnd"/>
      <w:r w:rsidRPr="00C40918">
        <w:rPr>
          <w:rFonts w:cstheme="minorHAnsi"/>
        </w:rPr>
        <w:t>.</w:t>
      </w:r>
    </w:p>
    <w:p w14:paraId="640C0B53" w14:textId="30CA8829" w:rsidR="00BC7EEA" w:rsidRDefault="00BC7EEA" w:rsidP="00BC7EEA">
      <w:pPr>
        <w:pStyle w:val="Heading2"/>
      </w:pPr>
      <w:bookmarkStart w:id="32" w:name="_Toc307836700"/>
      <w:r>
        <w:t>Making Changes</w:t>
      </w:r>
      <w:r w:rsidR="00BF7F74">
        <w:t xml:space="preserve"> to Mainboard Software</w:t>
      </w:r>
      <w:bookmarkEnd w:id="32"/>
    </w:p>
    <w:p w14:paraId="2651DAFD" w14:textId="78922008" w:rsidR="00BC7EEA" w:rsidRDefault="00BC7EEA" w:rsidP="00BC7EEA">
      <w:pPr>
        <w:pStyle w:val="BodyText"/>
      </w:pPr>
      <w:r w:rsidRPr="00BC7EEA">
        <w:t>If you make want to release a new version of your mainboard, make sure to change the version number in Setup\</w:t>
      </w:r>
      <w:proofErr w:type="spellStart"/>
      <w:r w:rsidRPr="00BC7EEA">
        <w:rPr>
          <w:rFonts w:ascii="Courier New" w:hAnsi="Courier New" w:cs="Courier New"/>
        </w:rPr>
        <w:t>common.wxi</w:t>
      </w:r>
      <w:proofErr w:type="spellEnd"/>
      <w:r w:rsidRPr="00BC7EEA">
        <w:t>. Otherwise, the auto-generated installer will not be able to upg</w:t>
      </w:r>
      <w:r>
        <w:t xml:space="preserve">rade the older version correctly, and </w:t>
      </w:r>
      <w:r>
        <w:rPr>
          <w:bCs/>
        </w:rPr>
        <w:t xml:space="preserve">an error message will result. </w:t>
      </w:r>
      <w:r w:rsidRPr="00BC7EEA">
        <w:t>It is also necessary to change the versions in Properties\</w:t>
      </w:r>
      <w:proofErr w:type="spellStart"/>
      <w:r w:rsidRPr="00BC7EEA">
        <w:rPr>
          <w:rFonts w:ascii="Courier New" w:hAnsi="Courier New" w:cs="Courier New"/>
        </w:rPr>
        <w:t>AssemblyInfo</w:t>
      </w:r>
      <w:proofErr w:type="spellEnd"/>
      <w:r w:rsidRPr="00BC7EEA">
        <w:rPr>
          <w:rFonts w:ascii="Courier New" w:hAnsi="Courier New" w:cs="Courier New"/>
        </w:rPr>
        <w:t>.</w:t>
      </w:r>
      <w:r w:rsidR="00E47A2A" w:rsidRPr="00E47A2A">
        <w:t xml:space="preserve"> </w:t>
      </w:r>
      <w:r w:rsidR="00E47A2A">
        <w:t xml:space="preserve">, </w:t>
      </w:r>
      <w:r w:rsidR="00E47A2A" w:rsidRPr="00523617">
        <w:t>else the existence of the newer assembly will not be picked up by Visual Studio</w:t>
      </w:r>
      <w:r w:rsidRPr="00BC7EEA">
        <w:t>.</w:t>
      </w:r>
    </w:p>
    <w:p w14:paraId="483B3067" w14:textId="7D7F3958" w:rsidR="00BC7EEA" w:rsidRDefault="00BC7EEA" w:rsidP="00BC7EEA">
      <w:pPr>
        <w:pStyle w:val="BodyText"/>
      </w:pPr>
      <w:r>
        <w:t xml:space="preserve">If you want to change the name of your mainboard, be sure to search all the files for instances of the name.  As explained in this document, the software mainboard name should match the name printed on the mainboard itself. The </w:t>
      </w:r>
      <w:proofErr w:type="spellStart"/>
      <w:r w:rsidRPr="00BC7EEA">
        <w:rPr>
          <w:rFonts w:ascii="Courier New" w:hAnsi="Courier New" w:cs="Courier New"/>
        </w:rPr>
        <w:t>ManufacturerName</w:t>
      </w:r>
      <w:proofErr w:type="spellEnd"/>
      <w:r>
        <w:t xml:space="preserve"> should match the manufacturer name printed on the mainboard (remove any spaces/punctuation).</w:t>
      </w:r>
    </w:p>
    <w:p w14:paraId="561E6FDC" w14:textId="77777777" w:rsidR="00E50963" w:rsidRDefault="00E50963" w:rsidP="00E50963">
      <w:pPr>
        <w:pStyle w:val="BodyText"/>
      </w:pPr>
      <w:r>
        <w:lastRenderedPageBreak/>
        <w:t xml:space="preserve">Comments in </w:t>
      </w:r>
      <w:proofErr w:type="spellStart"/>
      <w:r w:rsidRPr="00713161">
        <w:rPr>
          <w:rFonts w:ascii="Courier New" w:hAnsi="Courier New" w:cs="Courier New"/>
        </w:rPr>
        <w:t>AssemblyInfo.cs</w:t>
      </w:r>
      <w:proofErr w:type="spellEnd"/>
      <w:r>
        <w:t xml:space="preserve"> describe the version numbers, as shown below.</w:t>
      </w:r>
    </w:p>
    <w:p w14:paraId="68B63BC3" w14:textId="77777777" w:rsidR="00E50963" w:rsidRDefault="00E50963" w:rsidP="00E50963">
      <w:pPr>
        <w:autoSpaceDE w:val="0"/>
        <w:autoSpaceDN w:val="0"/>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System.Reflection</w:t>
      </w:r>
      <w:proofErr w:type="spellEnd"/>
      <w:r>
        <w:rPr>
          <w:rFonts w:ascii="Consolas" w:hAnsi="Consolas" w:cs="Consolas"/>
          <w:sz w:val="19"/>
          <w:szCs w:val="19"/>
          <w:lang w:val="en-GB"/>
        </w:rPr>
        <w:t>;</w:t>
      </w:r>
    </w:p>
    <w:p w14:paraId="321F96CF" w14:textId="77777777" w:rsidR="00E50963" w:rsidRDefault="00E50963" w:rsidP="00E50963">
      <w:pPr>
        <w:autoSpaceDE w:val="0"/>
        <w:autoSpaceDN w:val="0"/>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System.Runtime.CompilerServices</w:t>
      </w:r>
      <w:proofErr w:type="spellEnd"/>
      <w:r>
        <w:rPr>
          <w:rFonts w:ascii="Consolas" w:hAnsi="Consolas" w:cs="Consolas"/>
          <w:sz w:val="19"/>
          <w:szCs w:val="19"/>
          <w:lang w:val="en-GB"/>
        </w:rPr>
        <w:t>;</w:t>
      </w:r>
    </w:p>
    <w:p w14:paraId="00E95D6B" w14:textId="77777777" w:rsidR="00E50963" w:rsidRDefault="00E50963" w:rsidP="00E50963">
      <w:pPr>
        <w:autoSpaceDE w:val="0"/>
        <w:autoSpaceDN w:val="0"/>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w:t>
      </w:r>
      <w:proofErr w:type="spellStart"/>
      <w:r>
        <w:rPr>
          <w:rFonts w:ascii="Consolas" w:hAnsi="Consolas" w:cs="Consolas"/>
          <w:sz w:val="19"/>
          <w:szCs w:val="19"/>
          <w:lang w:val="en-GB"/>
        </w:rPr>
        <w:t>System.Runtime.InteropServices</w:t>
      </w:r>
      <w:proofErr w:type="spellEnd"/>
      <w:r>
        <w:rPr>
          <w:rFonts w:ascii="Consolas" w:hAnsi="Consolas" w:cs="Consolas"/>
          <w:sz w:val="19"/>
          <w:szCs w:val="19"/>
          <w:lang w:val="en-GB"/>
        </w:rPr>
        <w:t>;</w:t>
      </w:r>
    </w:p>
    <w:p w14:paraId="13B179A9" w14:textId="77777777" w:rsidR="00E50963" w:rsidRDefault="00E50963" w:rsidP="00E50963">
      <w:pPr>
        <w:autoSpaceDE w:val="0"/>
        <w:autoSpaceDN w:val="0"/>
        <w:rPr>
          <w:rFonts w:ascii="Consolas" w:hAnsi="Consolas" w:cs="Consolas"/>
          <w:sz w:val="19"/>
          <w:szCs w:val="19"/>
          <w:lang w:val="en-GB"/>
        </w:rPr>
      </w:pPr>
    </w:p>
    <w:p w14:paraId="1A950D2F"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AssemblyTitle</w:t>
      </w:r>
      <w:proofErr w:type="spellEnd"/>
      <w:r>
        <w:rPr>
          <w:rFonts w:ascii="Consolas" w:hAnsi="Consolas" w:cs="Consolas"/>
          <w:sz w:val="19"/>
          <w:szCs w:val="19"/>
          <w:lang w:val="en-GB"/>
        </w:rPr>
        <w:t>(</w:t>
      </w:r>
      <w:r>
        <w:rPr>
          <w:rFonts w:ascii="Consolas" w:hAnsi="Consolas" w:cs="Consolas"/>
          <w:color w:val="A31515"/>
          <w:sz w:val="19"/>
          <w:szCs w:val="19"/>
          <w:lang w:val="en-GB"/>
        </w:rPr>
        <w:t>"$manufacturer$.Gadgeteer.$</w:t>
      </w:r>
      <w:proofErr w:type="spellStart"/>
      <w:r>
        <w:rPr>
          <w:rFonts w:ascii="Consolas" w:hAnsi="Consolas" w:cs="Consolas"/>
          <w:color w:val="A31515"/>
          <w:sz w:val="19"/>
          <w:szCs w:val="19"/>
          <w:lang w:val="en-GB"/>
        </w:rPr>
        <w:t>safeprojectname</w:t>
      </w:r>
      <w:proofErr w:type="spellEnd"/>
      <w:r>
        <w:rPr>
          <w:rFonts w:ascii="Consolas" w:hAnsi="Consolas" w:cs="Consolas"/>
          <w:color w:val="A31515"/>
          <w:sz w:val="19"/>
          <w:szCs w:val="19"/>
          <w:lang w:val="en-GB"/>
        </w:rPr>
        <w:t>$"</w:t>
      </w:r>
      <w:r>
        <w:rPr>
          <w:rFonts w:ascii="Consolas" w:hAnsi="Consolas" w:cs="Consolas"/>
          <w:sz w:val="19"/>
          <w:szCs w:val="19"/>
          <w:lang w:val="en-GB"/>
        </w:rPr>
        <w:t>)]</w:t>
      </w:r>
    </w:p>
    <w:p w14:paraId="6327794F"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AssemblyDescription</w:t>
      </w:r>
      <w:proofErr w:type="spellEnd"/>
      <w:r>
        <w:rPr>
          <w:rFonts w:ascii="Consolas" w:hAnsi="Consolas" w:cs="Consolas"/>
          <w:sz w:val="19"/>
          <w:szCs w:val="19"/>
          <w:lang w:val="en-GB"/>
        </w:rPr>
        <w:t>(</w:t>
      </w:r>
      <w:r>
        <w:rPr>
          <w:rFonts w:ascii="Consolas" w:hAnsi="Consolas" w:cs="Consolas"/>
          <w:color w:val="A31515"/>
          <w:sz w:val="19"/>
          <w:szCs w:val="19"/>
          <w:lang w:val="en-GB"/>
        </w:rPr>
        <w:t>"Driver for $</w:t>
      </w:r>
      <w:proofErr w:type="spellStart"/>
      <w:r>
        <w:rPr>
          <w:rFonts w:ascii="Consolas" w:hAnsi="Consolas" w:cs="Consolas"/>
          <w:color w:val="A31515"/>
          <w:sz w:val="19"/>
          <w:szCs w:val="19"/>
          <w:lang w:val="en-GB"/>
        </w:rPr>
        <w:t>projectname</w:t>
      </w:r>
      <w:proofErr w:type="spellEnd"/>
      <w:r>
        <w:rPr>
          <w:rFonts w:ascii="Consolas" w:hAnsi="Consolas" w:cs="Consolas"/>
          <w:color w:val="A31515"/>
          <w:sz w:val="19"/>
          <w:szCs w:val="19"/>
          <w:lang w:val="en-GB"/>
        </w:rPr>
        <w:t>$ mainboard made by $</w:t>
      </w:r>
      <w:proofErr w:type="spellStart"/>
      <w:r>
        <w:rPr>
          <w:rFonts w:ascii="Consolas" w:hAnsi="Consolas" w:cs="Consolas"/>
          <w:color w:val="A31515"/>
          <w:sz w:val="19"/>
          <w:szCs w:val="19"/>
          <w:lang w:val="en-GB"/>
        </w:rPr>
        <w:t>registeredorganization</w:t>
      </w:r>
      <w:proofErr w:type="spellEnd"/>
      <w:r>
        <w:rPr>
          <w:rFonts w:ascii="Consolas" w:hAnsi="Consolas" w:cs="Consolas"/>
          <w:color w:val="A31515"/>
          <w:sz w:val="19"/>
          <w:szCs w:val="19"/>
          <w:lang w:val="en-GB"/>
        </w:rPr>
        <w:t>$ for Microsoft .NET Gadgeteer"</w:t>
      </w:r>
      <w:r>
        <w:rPr>
          <w:rFonts w:ascii="Consolas" w:hAnsi="Consolas" w:cs="Consolas"/>
          <w:sz w:val="19"/>
          <w:szCs w:val="19"/>
          <w:lang w:val="en-GB"/>
        </w:rPr>
        <w:t>)]</w:t>
      </w:r>
    </w:p>
    <w:p w14:paraId="7C65BADA"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AssemblyConfiguration</w:t>
      </w:r>
      <w:proofErr w:type="spellEnd"/>
      <w:r>
        <w:rPr>
          <w:rFonts w:ascii="Consolas" w:hAnsi="Consolas" w:cs="Consolas"/>
          <w:sz w:val="19"/>
          <w:szCs w:val="19"/>
          <w:lang w:val="en-GB"/>
        </w:rPr>
        <w:t>(</w:t>
      </w:r>
      <w:r>
        <w:rPr>
          <w:rFonts w:ascii="Consolas" w:hAnsi="Consolas" w:cs="Consolas"/>
          <w:color w:val="A31515"/>
          <w:sz w:val="19"/>
          <w:szCs w:val="19"/>
          <w:lang w:val="en-GB"/>
        </w:rPr>
        <w:t>""</w:t>
      </w:r>
      <w:r>
        <w:rPr>
          <w:rFonts w:ascii="Consolas" w:hAnsi="Consolas" w:cs="Consolas"/>
          <w:sz w:val="19"/>
          <w:szCs w:val="19"/>
          <w:lang w:val="en-GB"/>
        </w:rPr>
        <w:t>)]</w:t>
      </w:r>
    </w:p>
    <w:p w14:paraId="65BE3BF9"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AssemblyCompany</w:t>
      </w:r>
      <w:proofErr w:type="spellEnd"/>
      <w:r>
        <w:rPr>
          <w:rFonts w:ascii="Consolas" w:hAnsi="Consolas" w:cs="Consolas"/>
          <w:sz w:val="19"/>
          <w:szCs w:val="19"/>
          <w:lang w:val="en-GB"/>
        </w:rPr>
        <w:t>(</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registeredorganization</w:t>
      </w:r>
      <w:proofErr w:type="spellEnd"/>
      <w:r>
        <w:rPr>
          <w:rFonts w:ascii="Consolas" w:hAnsi="Consolas" w:cs="Consolas"/>
          <w:color w:val="A31515"/>
          <w:sz w:val="19"/>
          <w:szCs w:val="19"/>
          <w:lang w:val="en-GB"/>
        </w:rPr>
        <w:t>$"</w:t>
      </w:r>
      <w:r>
        <w:rPr>
          <w:rFonts w:ascii="Consolas" w:hAnsi="Consolas" w:cs="Consolas"/>
          <w:sz w:val="19"/>
          <w:szCs w:val="19"/>
          <w:lang w:val="en-GB"/>
        </w:rPr>
        <w:t>)]</w:t>
      </w:r>
    </w:p>
    <w:p w14:paraId="4E0FA62F"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AssemblyProduct</w:t>
      </w:r>
      <w:proofErr w:type="spellEnd"/>
      <w:r>
        <w:rPr>
          <w:rFonts w:ascii="Consolas" w:hAnsi="Consolas" w:cs="Consolas"/>
          <w:sz w:val="19"/>
          <w:szCs w:val="19"/>
          <w:lang w:val="en-GB"/>
        </w:rPr>
        <w:t>(</w:t>
      </w:r>
      <w:r>
        <w:rPr>
          <w:rFonts w:ascii="Consolas" w:hAnsi="Consolas" w:cs="Consolas"/>
          <w:color w:val="A31515"/>
          <w:sz w:val="19"/>
          <w:szCs w:val="19"/>
          <w:lang w:val="en-GB"/>
        </w:rPr>
        <w:t>"$</w:t>
      </w:r>
      <w:proofErr w:type="spellStart"/>
      <w:r>
        <w:rPr>
          <w:rFonts w:ascii="Consolas" w:hAnsi="Consolas" w:cs="Consolas"/>
          <w:color w:val="A31515"/>
          <w:sz w:val="19"/>
          <w:szCs w:val="19"/>
          <w:lang w:val="en-GB"/>
        </w:rPr>
        <w:t>projectname</w:t>
      </w:r>
      <w:proofErr w:type="spellEnd"/>
      <w:r>
        <w:rPr>
          <w:rFonts w:ascii="Consolas" w:hAnsi="Consolas" w:cs="Consolas"/>
          <w:color w:val="A31515"/>
          <w:sz w:val="19"/>
          <w:szCs w:val="19"/>
          <w:lang w:val="en-GB"/>
        </w:rPr>
        <w:t>$"</w:t>
      </w:r>
      <w:r>
        <w:rPr>
          <w:rFonts w:ascii="Consolas" w:hAnsi="Consolas" w:cs="Consolas"/>
          <w:sz w:val="19"/>
          <w:szCs w:val="19"/>
          <w:lang w:val="en-GB"/>
        </w:rPr>
        <w:t>)]</w:t>
      </w:r>
    </w:p>
    <w:p w14:paraId="49673409"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AssemblyCopyright</w:t>
      </w:r>
      <w:proofErr w:type="spellEnd"/>
      <w:r>
        <w:rPr>
          <w:rFonts w:ascii="Consolas" w:hAnsi="Consolas" w:cs="Consolas"/>
          <w:sz w:val="19"/>
          <w:szCs w:val="19"/>
          <w:lang w:val="en-GB"/>
        </w:rPr>
        <w:t>(</w:t>
      </w:r>
      <w:r>
        <w:rPr>
          <w:rFonts w:ascii="Consolas" w:hAnsi="Consolas" w:cs="Consolas"/>
          <w:color w:val="A31515"/>
          <w:sz w:val="19"/>
          <w:szCs w:val="19"/>
          <w:lang w:val="en-GB"/>
        </w:rPr>
        <w:t>""</w:t>
      </w:r>
      <w:r>
        <w:rPr>
          <w:rFonts w:ascii="Consolas" w:hAnsi="Consolas" w:cs="Consolas"/>
          <w:sz w:val="19"/>
          <w:szCs w:val="19"/>
          <w:lang w:val="en-GB"/>
        </w:rPr>
        <w:t>)]</w:t>
      </w:r>
    </w:p>
    <w:p w14:paraId="17442ABE"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AssemblyTrademark</w:t>
      </w:r>
      <w:proofErr w:type="spellEnd"/>
      <w:r>
        <w:rPr>
          <w:rFonts w:ascii="Consolas" w:hAnsi="Consolas" w:cs="Consolas"/>
          <w:sz w:val="19"/>
          <w:szCs w:val="19"/>
          <w:lang w:val="en-GB"/>
        </w:rPr>
        <w:t>(</w:t>
      </w:r>
      <w:r>
        <w:rPr>
          <w:rFonts w:ascii="Consolas" w:hAnsi="Consolas" w:cs="Consolas"/>
          <w:color w:val="A31515"/>
          <w:sz w:val="19"/>
          <w:szCs w:val="19"/>
          <w:lang w:val="en-GB"/>
        </w:rPr>
        <w:t>""</w:t>
      </w:r>
      <w:r>
        <w:rPr>
          <w:rFonts w:ascii="Consolas" w:hAnsi="Consolas" w:cs="Consolas"/>
          <w:sz w:val="19"/>
          <w:szCs w:val="19"/>
          <w:lang w:val="en-GB"/>
        </w:rPr>
        <w:t>)]</w:t>
      </w:r>
    </w:p>
    <w:p w14:paraId="2D287CF6" w14:textId="77777777"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AssemblyCulture</w:t>
      </w:r>
      <w:proofErr w:type="spellEnd"/>
      <w:r>
        <w:rPr>
          <w:rFonts w:ascii="Consolas" w:hAnsi="Consolas" w:cs="Consolas"/>
          <w:sz w:val="19"/>
          <w:szCs w:val="19"/>
          <w:lang w:val="en-GB"/>
        </w:rPr>
        <w:t>(</w:t>
      </w:r>
      <w:r>
        <w:rPr>
          <w:rFonts w:ascii="Consolas" w:hAnsi="Consolas" w:cs="Consolas"/>
          <w:color w:val="A31515"/>
          <w:sz w:val="19"/>
          <w:szCs w:val="19"/>
          <w:lang w:val="en-GB"/>
        </w:rPr>
        <w:t>""</w:t>
      </w:r>
      <w:r>
        <w:rPr>
          <w:rFonts w:ascii="Consolas" w:hAnsi="Consolas" w:cs="Consolas"/>
          <w:sz w:val="19"/>
          <w:szCs w:val="19"/>
          <w:lang w:val="en-GB"/>
        </w:rPr>
        <w:t>)]</w:t>
      </w:r>
    </w:p>
    <w:p w14:paraId="054EBD37" w14:textId="77777777" w:rsidR="00E50963" w:rsidRDefault="00E50963" w:rsidP="00E50963">
      <w:pPr>
        <w:autoSpaceDE w:val="0"/>
        <w:autoSpaceDN w:val="0"/>
        <w:rPr>
          <w:rFonts w:ascii="Consolas" w:hAnsi="Consolas" w:cs="Consolas"/>
          <w:sz w:val="19"/>
          <w:szCs w:val="19"/>
          <w:lang w:val="en-GB"/>
        </w:rPr>
      </w:pPr>
    </w:p>
    <w:p w14:paraId="38BDA446"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xml:space="preserve">// </w:t>
      </w:r>
      <w:proofErr w:type="gramStart"/>
      <w:r>
        <w:rPr>
          <w:rFonts w:ascii="Consolas" w:hAnsi="Consolas" w:cs="Consolas"/>
          <w:color w:val="008000"/>
          <w:sz w:val="19"/>
          <w:szCs w:val="19"/>
          <w:lang w:val="en-GB"/>
        </w:rPr>
        <w:t>This</w:t>
      </w:r>
      <w:proofErr w:type="gramEnd"/>
      <w:r>
        <w:rPr>
          <w:rFonts w:ascii="Consolas" w:hAnsi="Consolas" w:cs="Consolas"/>
          <w:color w:val="008000"/>
          <w:sz w:val="19"/>
          <w:szCs w:val="19"/>
          <w:lang w:val="en-GB"/>
        </w:rPr>
        <w:t xml:space="preserve"> is the assembly version.  It is often useful to keep this constant between major releases where the API changes</w:t>
      </w:r>
    </w:p>
    <w:p w14:paraId="5E53DB3C"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xml:space="preserve">// since a </w:t>
      </w:r>
      <w:proofErr w:type="spellStart"/>
      <w:r>
        <w:rPr>
          <w:rFonts w:ascii="Consolas" w:hAnsi="Consolas" w:cs="Consolas"/>
          <w:color w:val="008000"/>
          <w:sz w:val="19"/>
          <w:szCs w:val="19"/>
          <w:lang w:val="en-GB"/>
        </w:rPr>
        <w:t>dll</w:t>
      </w:r>
      <w:proofErr w:type="spellEnd"/>
      <w:r>
        <w:rPr>
          <w:rFonts w:ascii="Consolas" w:hAnsi="Consolas" w:cs="Consolas"/>
          <w:color w:val="008000"/>
          <w:sz w:val="19"/>
          <w:szCs w:val="19"/>
          <w:lang w:val="en-GB"/>
        </w:rPr>
        <w:t xml:space="preserve"> relying on this </w:t>
      </w:r>
      <w:proofErr w:type="spellStart"/>
      <w:r>
        <w:rPr>
          <w:rFonts w:ascii="Consolas" w:hAnsi="Consolas" w:cs="Consolas"/>
          <w:color w:val="008000"/>
          <w:sz w:val="19"/>
          <w:szCs w:val="19"/>
          <w:lang w:val="en-GB"/>
        </w:rPr>
        <w:t>dll</w:t>
      </w:r>
      <w:proofErr w:type="spellEnd"/>
      <w:r>
        <w:rPr>
          <w:rFonts w:ascii="Consolas" w:hAnsi="Consolas" w:cs="Consolas"/>
          <w:color w:val="008000"/>
          <w:sz w:val="19"/>
          <w:szCs w:val="19"/>
          <w:lang w:val="en-GB"/>
        </w:rPr>
        <w:t xml:space="preserve"> will need to be recompiled if this changes.</w:t>
      </w:r>
    </w:p>
    <w:p w14:paraId="520E636A"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Suggestion: use a version number X.Y.0.0 where X and Y indicate major version numbers.</w:t>
      </w:r>
    </w:p>
    <w:p w14:paraId="0D08B273" w14:textId="70C99CA6"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AssemblyVersion</w:t>
      </w:r>
      <w:proofErr w:type="spellEnd"/>
      <w:r>
        <w:rPr>
          <w:rFonts w:ascii="Consolas" w:hAnsi="Consolas" w:cs="Consolas"/>
          <w:sz w:val="19"/>
          <w:szCs w:val="19"/>
          <w:lang w:val="en-GB"/>
        </w:rPr>
        <w:t>(</w:t>
      </w:r>
      <w:r>
        <w:rPr>
          <w:rFonts w:ascii="Consolas" w:hAnsi="Consolas" w:cs="Consolas"/>
          <w:color w:val="A31515"/>
          <w:sz w:val="19"/>
          <w:szCs w:val="19"/>
          <w:lang w:val="en-GB"/>
        </w:rPr>
        <w:t>"1.0.0.0"</w:t>
      </w:r>
      <w:r>
        <w:rPr>
          <w:rFonts w:ascii="Consolas" w:hAnsi="Consolas" w:cs="Consolas"/>
          <w:sz w:val="19"/>
          <w:szCs w:val="19"/>
          <w:lang w:val="en-GB"/>
        </w:rPr>
        <w:t>)]</w:t>
      </w:r>
    </w:p>
    <w:p w14:paraId="21B2B08F" w14:textId="77777777" w:rsidR="00E50963" w:rsidRDefault="00E50963" w:rsidP="00E50963">
      <w:pPr>
        <w:autoSpaceDE w:val="0"/>
        <w:autoSpaceDN w:val="0"/>
        <w:rPr>
          <w:rFonts w:ascii="Consolas" w:hAnsi="Consolas" w:cs="Consolas"/>
          <w:sz w:val="19"/>
          <w:szCs w:val="19"/>
          <w:lang w:val="en-GB"/>
        </w:rPr>
      </w:pPr>
    </w:p>
    <w:p w14:paraId="5F2C1C10"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xml:space="preserve">// </w:t>
      </w:r>
      <w:proofErr w:type="gramStart"/>
      <w:r>
        <w:rPr>
          <w:rFonts w:ascii="Consolas" w:hAnsi="Consolas" w:cs="Consolas"/>
          <w:color w:val="008000"/>
          <w:sz w:val="19"/>
          <w:szCs w:val="19"/>
          <w:lang w:val="en-GB"/>
        </w:rPr>
        <w:t>These</w:t>
      </w:r>
      <w:proofErr w:type="gramEnd"/>
      <w:r>
        <w:rPr>
          <w:rFonts w:ascii="Consolas" w:hAnsi="Consolas" w:cs="Consolas"/>
          <w:color w:val="008000"/>
          <w:sz w:val="19"/>
          <w:szCs w:val="19"/>
          <w:lang w:val="en-GB"/>
        </w:rPr>
        <w:t xml:space="preserve"> numbers must be changed whenever a new version of this </w:t>
      </w:r>
      <w:proofErr w:type="spellStart"/>
      <w:r>
        <w:rPr>
          <w:rFonts w:ascii="Consolas" w:hAnsi="Consolas" w:cs="Consolas"/>
          <w:color w:val="008000"/>
          <w:sz w:val="19"/>
          <w:szCs w:val="19"/>
          <w:lang w:val="en-GB"/>
        </w:rPr>
        <w:t>dll</w:t>
      </w:r>
      <w:proofErr w:type="spellEnd"/>
      <w:r>
        <w:rPr>
          <w:rFonts w:ascii="Consolas" w:hAnsi="Consolas" w:cs="Consolas"/>
          <w:color w:val="008000"/>
          <w:sz w:val="19"/>
          <w:szCs w:val="19"/>
          <w:lang w:val="en-GB"/>
        </w:rPr>
        <w:t xml:space="preserve"> is released, to allow upgrades to proceed correctly.</w:t>
      </w:r>
    </w:p>
    <w:p w14:paraId="3A3D81E8"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Suggestion: Use a version number X.Y.Z.0 where X.Y.Z is the same as the installer version found in Setup\</w:t>
      </w:r>
      <w:proofErr w:type="spellStart"/>
      <w:r>
        <w:rPr>
          <w:rFonts w:ascii="Consolas" w:hAnsi="Consolas" w:cs="Consolas"/>
          <w:color w:val="008000"/>
          <w:sz w:val="19"/>
          <w:szCs w:val="19"/>
          <w:lang w:val="en-GB"/>
        </w:rPr>
        <w:t>common.wxi</w:t>
      </w:r>
      <w:proofErr w:type="spellEnd"/>
    </w:p>
    <w:p w14:paraId="64AD70EE" w14:textId="618EA97D"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AssemblyFileVersion</w:t>
      </w:r>
      <w:proofErr w:type="spellEnd"/>
      <w:r>
        <w:rPr>
          <w:rFonts w:ascii="Consolas" w:hAnsi="Consolas" w:cs="Consolas"/>
          <w:sz w:val="19"/>
          <w:szCs w:val="19"/>
          <w:lang w:val="en-GB"/>
        </w:rPr>
        <w:t>(</w:t>
      </w:r>
      <w:r>
        <w:rPr>
          <w:rFonts w:ascii="Consolas" w:hAnsi="Consolas" w:cs="Consolas"/>
          <w:color w:val="A31515"/>
          <w:sz w:val="19"/>
          <w:szCs w:val="19"/>
          <w:lang w:val="en-GB"/>
        </w:rPr>
        <w:t>"1.0.0.0"</w:t>
      </w:r>
      <w:r>
        <w:rPr>
          <w:rFonts w:ascii="Consolas" w:hAnsi="Consolas" w:cs="Consolas"/>
          <w:sz w:val="19"/>
          <w:szCs w:val="19"/>
          <w:lang w:val="en-GB"/>
        </w:rPr>
        <w:t>)]</w:t>
      </w:r>
    </w:p>
    <w:p w14:paraId="6CD23785" w14:textId="2BE7BEAF" w:rsidR="00E50963" w:rsidRDefault="00E50963" w:rsidP="00E50963">
      <w:pPr>
        <w:autoSpaceDE w:val="0"/>
        <w:autoSpaceDN w:val="0"/>
        <w:rPr>
          <w:rFonts w:ascii="Consolas" w:hAnsi="Consolas" w:cs="Consolas"/>
          <w:sz w:val="19"/>
          <w:szCs w:val="19"/>
          <w:lang w:val="en-GB"/>
        </w:rPr>
      </w:pPr>
      <w:r>
        <w:rPr>
          <w:rFonts w:ascii="Consolas" w:hAnsi="Consolas" w:cs="Consolas"/>
          <w:sz w:val="19"/>
          <w:szCs w:val="19"/>
          <w:lang w:val="en-GB"/>
        </w:rPr>
        <w:t>[</w:t>
      </w:r>
      <w:proofErr w:type="gramStart"/>
      <w:r>
        <w:rPr>
          <w:rFonts w:ascii="Consolas" w:hAnsi="Consolas" w:cs="Consolas"/>
          <w:color w:val="0000FF"/>
          <w:sz w:val="19"/>
          <w:szCs w:val="19"/>
          <w:lang w:val="en-GB"/>
        </w:rPr>
        <w:t>assembly</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AssemblyInformationalVersion</w:t>
      </w:r>
      <w:proofErr w:type="spellEnd"/>
      <w:r>
        <w:rPr>
          <w:rFonts w:ascii="Consolas" w:hAnsi="Consolas" w:cs="Consolas"/>
          <w:sz w:val="19"/>
          <w:szCs w:val="19"/>
          <w:lang w:val="en-GB"/>
        </w:rPr>
        <w:t>(</w:t>
      </w:r>
      <w:r>
        <w:rPr>
          <w:rFonts w:ascii="Consolas" w:hAnsi="Consolas" w:cs="Consolas"/>
          <w:color w:val="A31515"/>
          <w:sz w:val="19"/>
          <w:szCs w:val="19"/>
          <w:lang w:val="en-GB"/>
        </w:rPr>
        <w:t>"1.0.0.0"</w:t>
      </w:r>
      <w:r>
        <w:rPr>
          <w:rFonts w:ascii="Consolas" w:hAnsi="Consolas" w:cs="Consolas"/>
          <w:sz w:val="19"/>
          <w:szCs w:val="19"/>
          <w:lang w:val="en-GB"/>
        </w:rPr>
        <w:t>)]</w:t>
      </w:r>
    </w:p>
    <w:p w14:paraId="57A8DA15" w14:textId="77777777" w:rsidR="00E50963" w:rsidRDefault="00E50963" w:rsidP="00E50963">
      <w:pPr>
        <w:pStyle w:val="BodyText"/>
      </w:pPr>
    </w:p>
    <w:p w14:paraId="03C33FB5" w14:textId="6E76E690" w:rsidR="00E50963" w:rsidRDefault="00E50963" w:rsidP="00E50963">
      <w:pPr>
        <w:pStyle w:val="BodyText"/>
      </w:pPr>
      <w:r>
        <w:t xml:space="preserve">Similar comments in the </w:t>
      </w:r>
      <w:proofErr w:type="spellStart"/>
      <w:r w:rsidRPr="00713161">
        <w:rPr>
          <w:rFonts w:ascii="Courier New" w:hAnsi="Courier New" w:cs="Courier New"/>
        </w:rPr>
        <w:t>common.wxi</w:t>
      </w:r>
      <w:proofErr w:type="spellEnd"/>
      <w:r>
        <w:t xml:space="preserve"> describe how to </w:t>
      </w:r>
      <w:r w:rsidR="00474019">
        <w:t>change the version</w:t>
      </w:r>
      <w:r>
        <w:t>.</w:t>
      </w:r>
    </w:p>
    <w:p w14:paraId="746FC1B1" w14:textId="77777777" w:rsidR="00E50963" w:rsidRDefault="00E50963" w:rsidP="00E50963">
      <w:pPr>
        <w:autoSpaceDE w:val="0"/>
        <w:autoSpaceDN w:val="0"/>
        <w:rPr>
          <w:rFonts w:ascii="Consolas" w:hAnsi="Consolas" w:cs="Consolas"/>
          <w:sz w:val="19"/>
          <w:szCs w:val="19"/>
          <w:lang w:val="en-GB"/>
        </w:rPr>
      </w:pPr>
      <w:proofErr w:type="gramStart"/>
      <w:r>
        <w:rPr>
          <w:rFonts w:ascii="Consolas" w:hAnsi="Consolas" w:cs="Consolas"/>
          <w:color w:val="0000FF"/>
          <w:sz w:val="19"/>
          <w:szCs w:val="19"/>
          <w:lang w:val="en-GB"/>
        </w:rPr>
        <w:t>&lt;!--</w:t>
      </w:r>
      <w:proofErr w:type="gramEnd"/>
      <w:r>
        <w:rPr>
          <w:rFonts w:ascii="Consolas" w:hAnsi="Consolas" w:cs="Consolas"/>
          <w:color w:val="008000"/>
          <w:sz w:val="19"/>
          <w:szCs w:val="19"/>
          <w:lang w:val="en-GB"/>
        </w:rPr>
        <w:t xml:space="preserve"> Change this whenever building a new installer.  The fourth number is ignored, so change one of the top three.</w:t>
      </w:r>
    </w:p>
    <w:p w14:paraId="7E669351"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8000"/>
          <w:sz w:val="19"/>
          <w:szCs w:val="19"/>
          <w:lang w:val="en-GB"/>
        </w:rPr>
        <w:t xml:space="preserve">  Otherwise, users will not be able to upgrade properly; Windows Installer will exit with an error instead of upgrading. </w:t>
      </w:r>
      <w:r>
        <w:rPr>
          <w:rFonts w:ascii="Consolas" w:hAnsi="Consolas" w:cs="Consolas"/>
          <w:color w:val="0000FF"/>
          <w:sz w:val="19"/>
          <w:szCs w:val="19"/>
          <w:lang w:val="en-GB"/>
        </w:rPr>
        <w:t>--&gt;</w:t>
      </w:r>
    </w:p>
    <w:p w14:paraId="402E798B" w14:textId="77777777" w:rsidR="00E50963" w:rsidRDefault="00E50963" w:rsidP="00E50963">
      <w:pPr>
        <w:autoSpaceDE w:val="0"/>
        <w:autoSpaceDN w:val="0"/>
        <w:rPr>
          <w:rFonts w:ascii="Consolas" w:hAnsi="Consolas" w:cs="Consolas"/>
          <w:sz w:val="19"/>
          <w:szCs w:val="19"/>
          <w:lang w:val="en-GB"/>
        </w:rPr>
      </w:pPr>
      <w:r>
        <w:rPr>
          <w:rFonts w:ascii="Consolas" w:hAnsi="Consolas" w:cs="Consolas"/>
          <w:color w:val="0000FF"/>
          <w:sz w:val="19"/>
          <w:szCs w:val="19"/>
          <w:lang w:val="en-GB"/>
        </w:rPr>
        <w:t xml:space="preserve">  </w:t>
      </w:r>
      <w:proofErr w:type="gramStart"/>
      <w:r>
        <w:rPr>
          <w:rFonts w:ascii="Consolas" w:hAnsi="Consolas" w:cs="Consolas"/>
          <w:color w:val="0000FF"/>
          <w:sz w:val="19"/>
          <w:szCs w:val="19"/>
          <w:lang w:val="en-GB"/>
        </w:rPr>
        <w:t>&lt;!--</w:t>
      </w:r>
      <w:proofErr w:type="gramEnd"/>
      <w:r>
        <w:rPr>
          <w:rFonts w:ascii="Consolas" w:hAnsi="Consolas" w:cs="Consolas"/>
          <w:color w:val="008000"/>
          <w:sz w:val="19"/>
          <w:szCs w:val="19"/>
          <w:lang w:val="en-GB"/>
        </w:rPr>
        <w:t xml:space="preserve"> Also change the version numbers in Properties/</w:t>
      </w:r>
      <w:proofErr w:type="spellStart"/>
      <w:r>
        <w:rPr>
          <w:rFonts w:ascii="Consolas" w:hAnsi="Consolas" w:cs="Consolas"/>
          <w:color w:val="008000"/>
          <w:sz w:val="19"/>
          <w:szCs w:val="19"/>
          <w:lang w:val="en-GB"/>
        </w:rPr>
        <w:t>AssemblyInfo.cs</w:t>
      </w:r>
      <w:proofErr w:type="spellEnd"/>
      <w:r>
        <w:rPr>
          <w:rFonts w:ascii="Consolas" w:hAnsi="Consolas" w:cs="Consolas"/>
          <w:color w:val="008000"/>
          <w:sz w:val="19"/>
          <w:szCs w:val="19"/>
          <w:lang w:val="en-GB"/>
        </w:rPr>
        <w:t xml:space="preserve"> </w:t>
      </w:r>
      <w:r>
        <w:rPr>
          <w:rFonts w:ascii="Consolas" w:hAnsi="Consolas" w:cs="Consolas"/>
          <w:color w:val="0000FF"/>
          <w:sz w:val="19"/>
          <w:szCs w:val="19"/>
          <w:lang w:val="en-GB"/>
        </w:rPr>
        <w:t>--&gt;</w:t>
      </w:r>
    </w:p>
    <w:p w14:paraId="51F9B1B8" w14:textId="77777777" w:rsidR="00E50963" w:rsidRPr="00303AD5" w:rsidRDefault="00E50963" w:rsidP="00E50963">
      <w:pPr>
        <w:autoSpaceDE w:val="0"/>
        <w:autoSpaceDN w:val="0"/>
      </w:pPr>
      <w:r>
        <w:rPr>
          <w:rFonts w:ascii="Consolas" w:hAnsi="Consolas" w:cs="Consolas"/>
          <w:color w:val="0000FF"/>
          <w:sz w:val="19"/>
          <w:szCs w:val="19"/>
          <w:lang w:val="en-GB"/>
        </w:rPr>
        <w:t xml:space="preserve">  </w:t>
      </w:r>
      <w:proofErr w:type="gramStart"/>
      <w:r>
        <w:rPr>
          <w:rFonts w:ascii="Consolas" w:hAnsi="Consolas" w:cs="Consolas"/>
          <w:color w:val="0000FF"/>
          <w:sz w:val="19"/>
          <w:szCs w:val="19"/>
          <w:lang w:val="en-GB"/>
        </w:rPr>
        <w:t>&lt;?</w:t>
      </w:r>
      <w:r>
        <w:rPr>
          <w:rFonts w:ascii="Consolas" w:hAnsi="Consolas" w:cs="Consolas"/>
          <w:color w:val="A31515"/>
          <w:sz w:val="19"/>
          <w:szCs w:val="19"/>
          <w:lang w:val="en-GB"/>
        </w:rPr>
        <w:t>define</w:t>
      </w:r>
      <w:proofErr w:type="gramEnd"/>
      <w:r>
        <w:rPr>
          <w:rFonts w:ascii="Consolas" w:hAnsi="Consolas" w:cs="Consolas"/>
          <w:color w:val="0000FF"/>
          <w:sz w:val="19"/>
          <w:szCs w:val="19"/>
          <w:lang w:val="en-GB"/>
        </w:rPr>
        <w:t xml:space="preserve"> </w:t>
      </w:r>
      <w:proofErr w:type="spellStart"/>
      <w:r>
        <w:rPr>
          <w:rFonts w:ascii="Consolas" w:hAnsi="Consolas" w:cs="Consolas"/>
          <w:color w:val="808080"/>
          <w:sz w:val="19"/>
          <w:szCs w:val="19"/>
          <w:lang w:val="en-GB"/>
        </w:rPr>
        <w:t>MainboardSoftwareVersion</w:t>
      </w:r>
      <w:proofErr w:type="spellEnd"/>
      <w:r>
        <w:rPr>
          <w:rFonts w:ascii="Consolas" w:hAnsi="Consolas" w:cs="Consolas"/>
          <w:color w:val="808080"/>
          <w:sz w:val="19"/>
          <w:szCs w:val="19"/>
          <w:lang w:val="en-GB"/>
        </w:rPr>
        <w:t xml:space="preserve"> = "1.0.0.0" </w:t>
      </w:r>
      <w:r>
        <w:rPr>
          <w:rFonts w:ascii="Consolas" w:hAnsi="Consolas" w:cs="Consolas"/>
          <w:color w:val="0000FF"/>
          <w:sz w:val="19"/>
          <w:szCs w:val="19"/>
          <w:lang w:val="en-GB"/>
        </w:rPr>
        <w:t>?&gt;</w:t>
      </w:r>
    </w:p>
    <w:p w14:paraId="1C5CF69F" w14:textId="77777777" w:rsidR="00E50963" w:rsidRPr="00BC7EEA" w:rsidRDefault="00E50963" w:rsidP="00BC7EEA">
      <w:pPr>
        <w:pStyle w:val="BodyText"/>
      </w:pPr>
    </w:p>
    <w:p w14:paraId="286080AB" w14:textId="1BBBD0F6" w:rsidR="004F05EE" w:rsidRDefault="004F05EE" w:rsidP="009E66C7">
      <w:pPr>
        <w:pStyle w:val="Heading1"/>
      </w:pPr>
      <w:bookmarkStart w:id="33" w:name="_Toc307836701"/>
      <w:r>
        <w:t>Visual Studio Kit Template Project</w:t>
      </w:r>
      <w:bookmarkEnd w:id="33"/>
    </w:p>
    <w:p w14:paraId="08D34E93" w14:textId="19C8CAB4" w:rsidR="00A0660A" w:rsidRDefault="00A0660A" w:rsidP="00A0660A">
      <w:pPr>
        <w:pStyle w:val="BodyText"/>
      </w:pPr>
      <w:r>
        <w:t>The kit template provid</w:t>
      </w:r>
      <w:r w:rsidR="006460B9">
        <w:t>es a</w:t>
      </w:r>
      <w:r w:rsidR="00137F38">
        <w:t xml:space="preserve"> way to build a</w:t>
      </w:r>
      <w:r>
        <w:t xml:space="preserve"> kit installer that incorporates </w:t>
      </w:r>
      <w:r w:rsidR="00C0425D">
        <w:t>one or more mainboards and modules</w:t>
      </w:r>
      <w:r>
        <w:t xml:space="preserve"> for Microsoft .NET Gadgeteer as well as one or more C# project templates oriented to the parts in the kit. Using this template auto-generates an installer (MSI) that can be distributed to end users.</w:t>
      </w:r>
    </w:p>
    <w:p w14:paraId="76A1BA8E" w14:textId="2CAD41A7" w:rsidR="00C0425D" w:rsidRDefault="00C0425D" w:rsidP="00345BF5">
      <w:pPr>
        <w:pStyle w:val="Procedure"/>
      </w:pPr>
      <w:r>
        <w:t xml:space="preserve">To create a Visual Studio project that includes the </w:t>
      </w:r>
      <w:r w:rsidR="00C0024F">
        <w:t>kit</w:t>
      </w:r>
      <w:r>
        <w:t xml:space="preserve"> software template </w:t>
      </w:r>
    </w:p>
    <w:p w14:paraId="0DEF121F" w14:textId="77777777" w:rsidR="00C0024F" w:rsidRDefault="00A0660A" w:rsidP="00C0024F">
      <w:pPr>
        <w:pStyle w:val="BodyText"/>
        <w:numPr>
          <w:ilvl w:val="0"/>
          <w:numId w:val="40"/>
        </w:numPr>
      </w:pPr>
      <w:proofErr w:type="gramStart"/>
      <w:r>
        <w:t>select</w:t>
      </w:r>
      <w:proofErr w:type="gramEnd"/>
      <w:r>
        <w:t xml:space="preserve"> </w:t>
      </w:r>
      <w:r w:rsidRPr="00B76473">
        <w:rPr>
          <w:b/>
        </w:rPr>
        <w:t>New Project</w:t>
      </w:r>
      <w:r>
        <w:t xml:space="preserve"> from the </w:t>
      </w:r>
      <w:r w:rsidRPr="00137F38">
        <w:rPr>
          <w:b/>
        </w:rPr>
        <w:t>File</w:t>
      </w:r>
      <w:r w:rsidR="00C0024F">
        <w:t xml:space="preserve"> menu. </w:t>
      </w:r>
    </w:p>
    <w:p w14:paraId="39B6DCC5" w14:textId="77777777" w:rsidR="00C0024F" w:rsidRDefault="00C0024F" w:rsidP="00C0024F">
      <w:pPr>
        <w:pStyle w:val="BodyText"/>
        <w:numPr>
          <w:ilvl w:val="0"/>
          <w:numId w:val="40"/>
        </w:numPr>
      </w:pPr>
      <w:r>
        <w:t>S</w:t>
      </w:r>
      <w:r w:rsidR="00A0660A">
        <w:t xml:space="preserve">elect </w:t>
      </w:r>
      <w:r w:rsidR="00A0660A" w:rsidRPr="00B76473">
        <w:rPr>
          <w:b/>
        </w:rPr>
        <w:t>Gadgeteer</w:t>
      </w:r>
      <w:r w:rsidR="00A0660A">
        <w:t xml:space="preserve"> from the Visual </w:t>
      </w:r>
      <w:r>
        <w:t xml:space="preserve">C# installed templates. </w:t>
      </w:r>
    </w:p>
    <w:p w14:paraId="69DFF497" w14:textId="77777777" w:rsidR="00C0024F" w:rsidRDefault="00C0024F" w:rsidP="00C0024F">
      <w:pPr>
        <w:pStyle w:val="BodyText"/>
        <w:numPr>
          <w:ilvl w:val="0"/>
          <w:numId w:val="40"/>
        </w:numPr>
      </w:pPr>
      <w:r>
        <w:t>S</w:t>
      </w:r>
      <w:r w:rsidR="00A0660A">
        <w:t xml:space="preserve">elect </w:t>
      </w:r>
      <w:r w:rsidR="00A0660A">
        <w:rPr>
          <w:b/>
        </w:rPr>
        <w:t>.NET Gadgeteer – Kit</w:t>
      </w:r>
      <w:r w:rsidR="00A0660A" w:rsidRPr="00B76473">
        <w:rPr>
          <w:b/>
        </w:rPr>
        <w:t xml:space="preserve"> Template</w:t>
      </w:r>
      <w:r w:rsidR="00A0660A">
        <w:t xml:space="preserve"> from the options visible, as shown in the following illustration.  </w:t>
      </w:r>
    </w:p>
    <w:p w14:paraId="07B8151C" w14:textId="4FB72EF4" w:rsidR="00A0660A" w:rsidRDefault="00A0660A" w:rsidP="00C0024F">
      <w:pPr>
        <w:pStyle w:val="BodyText"/>
        <w:numPr>
          <w:ilvl w:val="0"/>
          <w:numId w:val="40"/>
        </w:numPr>
      </w:pPr>
      <w:r>
        <w:lastRenderedPageBreak/>
        <w:t>Name the project, and click OK.</w:t>
      </w:r>
    </w:p>
    <w:p w14:paraId="655F7FEF" w14:textId="1A7862F0" w:rsidR="004F05EE" w:rsidRPr="004F05EE" w:rsidRDefault="006E62C0" w:rsidP="00A0660A">
      <w:pPr>
        <w:pStyle w:val="BodyText"/>
      </w:pPr>
      <w:r>
        <w:rPr>
          <w:noProof/>
        </w:rPr>
        <w:drawing>
          <wp:inline distT="0" distB="0" distL="0" distR="0" wp14:anchorId="5F32FE3C" wp14:editId="4CBF076A">
            <wp:extent cx="4883150" cy="297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2975800"/>
                    </a:xfrm>
                    <a:prstGeom prst="rect">
                      <a:avLst/>
                    </a:prstGeom>
                  </pic:spPr>
                </pic:pic>
              </a:graphicData>
            </a:graphic>
          </wp:inline>
        </w:drawing>
      </w:r>
    </w:p>
    <w:p w14:paraId="505019DE" w14:textId="39A1B542" w:rsidR="009E66C7" w:rsidRDefault="008E45BC" w:rsidP="009E66C7">
      <w:pPr>
        <w:pStyle w:val="Heading2"/>
      </w:pPr>
      <w:bookmarkStart w:id="34" w:name="_Toc307836702"/>
      <w:r>
        <w:t xml:space="preserve">Including a </w:t>
      </w:r>
      <w:r w:rsidR="009E66C7">
        <w:t>Getting Started Guide</w:t>
      </w:r>
      <w:bookmarkEnd w:id="34"/>
    </w:p>
    <w:p w14:paraId="7E1CA55A" w14:textId="207FFBAC" w:rsidR="009E66C7" w:rsidRDefault="009E66C7" w:rsidP="009E66C7">
      <w:pPr>
        <w:pStyle w:val="BodyText"/>
      </w:pPr>
      <w:r>
        <w:t xml:space="preserve">You can include a </w:t>
      </w:r>
      <w:r w:rsidRPr="00A0660A">
        <w:rPr>
          <w:i/>
        </w:rPr>
        <w:t>Getting Started Guide</w:t>
      </w:r>
      <w:r w:rsidR="00137F38">
        <w:t xml:space="preserve"> with .NET Gadgeteer</w:t>
      </w:r>
      <w:r>
        <w:t xml:space="preserve"> kit installer to introduce the mainboard and modules in the kit</w:t>
      </w:r>
      <w:r w:rsidRPr="00954690">
        <w:t>.</w:t>
      </w:r>
      <w:r>
        <w:t xml:space="preserve">  Write the guide as an HTML document, </w:t>
      </w:r>
      <w:r w:rsidR="00137F38">
        <w:t xml:space="preserve">named </w:t>
      </w:r>
      <w:r w:rsidRPr="00137F38">
        <w:rPr>
          <w:rFonts w:ascii="Courier New" w:hAnsi="Courier New" w:cs="Courier New"/>
        </w:rPr>
        <w:t>GettingStarted.htm</w:t>
      </w:r>
      <w:r>
        <w:t xml:space="preserve">, </w:t>
      </w:r>
      <w:r w:rsidRPr="009E66C7">
        <w:t xml:space="preserve">and place it </w:t>
      </w:r>
      <w:r>
        <w:t>along with any</w:t>
      </w:r>
      <w:r w:rsidRPr="009E66C7">
        <w:t xml:space="preserve"> images </w:t>
      </w:r>
      <w:r>
        <w:t>used by the document in the directory a</w:t>
      </w:r>
      <w:r w:rsidRPr="009E66C7">
        <w:t>t [Solution]\Getting Starte</w:t>
      </w:r>
      <w:r>
        <w:t>d Guide</w:t>
      </w:r>
      <w:proofErr w:type="gramStart"/>
      <w:r>
        <w:t>\ .</w:t>
      </w:r>
      <w:proofErr w:type="gramEnd"/>
      <w:r>
        <w:t xml:space="preserve">  </w:t>
      </w:r>
    </w:p>
    <w:p w14:paraId="1433C010" w14:textId="43970D0C" w:rsidR="009E66C7" w:rsidRPr="009E66C7" w:rsidRDefault="009E66C7" w:rsidP="009E66C7">
      <w:pPr>
        <w:pStyle w:val="BodyText"/>
      </w:pPr>
      <w:r>
        <w:t>You can also p</w:t>
      </w:r>
      <w:r w:rsidRPr="009E66C7">
        <w:t>rovide an image of your kit in</w:t>
      </w:r>
      <w:r>
        <w:t xml:space="preserve"> by replacing</w:t>
      </w:r>
      <w:r w:rsidRPr="009E66C7">
        <w:t xml:space="preserve"> </w:t>
      </w:r>
      <w:r w:rsidRPr="00137F38">
        <w:rPr>
          <w:rFonts w:ascii="Courier New" w:hAnsi="Courier New" w:cs="Courier New"/>
        </w:rPr>
        <w:t xml:space="preserve">KitImage.jpg </w:t>
      </w:r>
      <w:r>
        <w:t>with an illustration of the kit. The image</w:t>
      </w:r>
      <w:r w:rsidR="005504A9">
        <w:t xml:space="preserve"> will display in the type pane of the </w:t>
      </w:r>
      <w:r w:rsidR="005504A9" w:rsidRPr="00137F38">
        <w:rPr>
          <w:b/>
        </w:rPr>
        <w:t>New Project</w:t>
      </w:r>
      <w:r w:rsidR="005504A9">
        <w:t xml:space="preserve"> dialog in Visual Studio.  If you don’t want the image,</w:t>
      </w:r>
      <w:r w:rsidRPr="009E66C7">
        <w:t xml:space="preserve"> edit </w:t>
      </w:r>
      <w:proofErr w:type="spellStart"/>
      <w:r w:rsidRPr="00137F38">
        <w:rPr>
          <w:rFonts w:ascii="Courier New" w:hAnsi="Courier New" w:cs="Courier New"/>
        </w:rPr>
        <w:t>KitTemplate.vst</w:t>
      </w:r>
      <w:r w:rsidR="005504A9" w:rsidRPr="00137F38">
        <w:rPr>
          <w:rFonts w:ascii="Courier New" w:hAnsi="Courier New" w:cs="Courier New"/>
        </w:rPr>
        <w:t>emplate</w:t>
      </w:r>
      <w:proofErr w:type="spellEnd"/>
      <w:r w:rsidR="005504A9">
        <w:t xml:space="preserve"> to remove the reference to it.</w:t>
      </w:r>
    </w:p>
    <w:p w14:paraId="14DC6C04" w14:textId="2102D204" w:rsidR="005504A9" w:rsidRDefault="008E45BC">
      <w:pPr>
        <w:pStyle w:val="Heading2"/>
      </w:pPr>
      <w:bookmarkStart w:id="35" w:name="_Toc307836703"/>
      <w:r>
        <w:t>Customizing</w:t>
      </w:r>
      <w:r w:rsidR="005504A9">
        <w:t xml:space="preserve"> Kit Template</w:t>
      </w:r>
      <w:bookmarkEnd w:id="35"/>
    </w:p>
    <w:p w14:paraId="6BC3CF77" w14:textId="121BAE5D" w:rsidR="00F31301" w:rsidRDefault="005504A9" w:rsidP="005504A9">
      <w:pPr>
        <w:pStyle w:val="BodyText"/>
      </w:pPr>
      <w:r>
        <w:t>Th</w:t>
      </w:r>
      <w:r w:rsidRPr="005504A9">
        <w:t xml:space="preserve">e </w:t>
      </w:r>
      <w:proofErr w:type="spellStart"/>
      <w:r w:rsidRPr="00137F38">
        <w:rPr>
          <w:rFonts w:ascii="Courier New" w:hAnsi="Courier New" w:cs="Courier New"/>
        </w:rPr>
        <w:t>KitTemplate.vstemplate</w:t>
      </w:r>
      <w:proofErr w:type="spellEnd"/>
      <w:r>
        <w:t xml:space="preserve"> file is initialized with the name of your project and default settings</w:t>
      </w:r>
      <w:r w:rsidR="00C0024F">
        <w:t>. The default settings</w:t>
      </w:r>
      <w:r>
        <w:t xml:space="preserve"> are usually fine.  </w:t>
      </w:r>
    </w:p>
    <w:p w14:paraId="08BE2AEE" w14:textId="7C386A56" w:rsidR="005504A9" w:rsidRDefault="00F31301" w:rsidP="005504A9">
      <w:pPr>
        <w:pStyle w:val="BodyText"/>
      </w:pPr>
      <w:r>
        <w:t>The following illustration shows the kit template xml file in Visual Studio.</w:t>
      </w:r>
    </w:p>
    <w:p w14:paraId="6FC218BB" w14:textId="74AC409B" w:rsidR="005504A9" w:rsidRPr="005504A9" w:rsidRDefault="005504A9" w:rsidP="005504A9">
      <w:pPr>
        <w:pStyle w:val="BodyText"/>
      </w:pPr>
      <w:r>
        <w:rPr>
          <w:noProof/>
        </w:rPr>
        <w:lastRenderedPageBreak/>
        <w:drawing>
          <wp:inline distT="0" distB="0" distL="0" distR="0" wp14:anchorId="0F376469" wp14:editId="4BE37AE2">
            <wp:extent cx="4883150" cy="300918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150" cy="3009189"/>
                    </a:xfrm>
                    <a:prstGeom prst="rect">
                      <a:avLst/>
                    </a:prstGeom>
                  </pic:spPr>
                </pic:pic>
              </a:graphicData>
            </a:graphic>
          </wp:inline>
        </w:drawing>
      </w:r>
    </w:p>
    <w:p w14:paraId="0BF5209E" w14:textId="606D6A2B" w:rsidR="00AE36C7" w:rsidRDefault="005504A9" w:rsidP="00E37EDD">
      <w:pPr>
        <w:pStyle w:val="Heading2"/>
      </w:pPr>
      <w:bookmarkStart w:id="36" w:name="_Toc307836704"/>
      <w:r>
        <w:t>Edit</w:t>
      </w:r>
      <w:r w:rsidR="003F1AE6">
        <w:t>ing</w:t>
      </w:r>
      <w:r>
        <w:t xml:space="preserve"> the Kit Program File</w:t>
      </w:r>
      <w:bookmarkEnd w:id="36"/>
    </w:p>
    <w:p w14:paraId="5B362B91" w14:textId="1095AE45" w:rsidR="00E37EDD" w:rsidRPr="00E37EDD" w:rsidRDefault="00E37EDD" w:rsidP="00E37EDD">
      <w:pPr>
        <w:pStyle w:val="BodyText"/>
      </w:pPr>
      <w:r>
        <w:rPr>
          <w:bCs/>
        </w:rPr>
        <w:t>The kit template include</w:t>
      </w:r>
      <w:r w:rsidR="00137F38">
        <w:rPr>
          <w:bCs/>
        </w:rPr>
        <w:t xml:space="preserve">s a code file, </w:t>
      </w:r>
      <w:proofErr w:type="spellStart"/>
      <w:r w:rsidR="00137F38">
        <w:rPr>
          <w:bCs/>
        </w:rPr>
        <w:t>Program.cs</w:t>
      </w:r>
      <w:proofErr w:type="spellEnd"/>
      <w:r w:rsidR="00137F38">
        <w:rPr>
          <w:bCs/>
        </w:rPr>
        <w:t>. This code provides a basic structure for</w:t>
      </w:r>
      <w:r>
        <w:rPr>
          <w:bCs/>
        </w:rPr>
        <w:t xml:space="preserve"> projects based on this kit.</w:t>
      </w:r>
      <w:r w:rsidRPr="00AE36C7">
        <w:rPr>
          <w:bCs/>
        </w:rPr>
        <w:t xml:space="preserve"> </w:t>
      </w:r>
      <w:r w:rsidR="00137F38">
        <w:rPr>
          <w:bCs/>
        </w:rPr>
        <w:t xml:space="preserve"> Edit the</w:t>
      </w:r>
      <w:r>
        <w:rPr>
          <w:bCs/>
        </w:rPr>
        <w:t xml:space="preserve"> file in the following ways:</w:t>
      </w:r>
    </w:p>
    <w:p w14:paraId="61F7AC9F" w14:textId="7FCB6AB6" w:rsidR="00D43399" w:rsidRPr="00D43399" w:rsidRDefault="00E37EDD" w:rsidP="00D43399">
      <w:pPr>
        <w:pStyle w:val="BodyText"/>
        <w:numPr>
          <w:ilvl w:val="0"/>
          <w:numId w:val="32"/>
        </w:numPr>
        <w:rPr>
          <w:rFonts w:cstheme="minorHAnsi"/>
        </w:rPr>
      </w:pPr>
      <w:r>
        <w:rPr>
          <w:rFonts w:cstheme="minorHAnsi"/>
        </w:rPr>
        <w:t>Add using directives for namespace used by projects based on this kit</w:t>
      </w:r>
      <w:r w:rsidR="00D43399" w:rsidRPr="00D43399">
        <w:rPr>
          <w:rFonts w:cstheme="minorHAnsi"/>
        </w:rPr>
        <w:t xml:space="preserve">.  Replace the example: </w:t>
      </w:r>
      <w:r w:rsidR="00D43399" w:rsidRPr="00137F38">
        <w:rPr>
          <w:rFonts w:ascii="Courier New" w:hAnsi="Courier New" w:cs="Courier New"/>
        </w:rPr>
        <w:t xml:space="preserve">using </w:t>
      </w:r>
      <w:proofErr w:type="spellStart"/>
      <w:r w:rsidR="00D43399" w:rsidRPr="00137F38">
        <w:rPr>
          <w:rFonts w:ascii="Courier New" w:hAnsi="Courier New" w:cs="Courier New"/>
        </w:rPr>
        <w:t>Gadgeteer.Modules.ManufacturerName</w:t>
      </w:r>
      <w:proofErr w:type="spellEnd"/>
      <w:r w:rsidR="00D43399" w:rsidRPr="00D43399">
        <w:rPr>
          <w:rFonts w:cstheme="minorHAnsi"/>
        </w:rPr>
        <w:t xml:space="preserve">.  </w:t>
      </w:r>
    </w:p>
    <w:p w14:paraId="75A641BA" w14:textId="29EEAFE8" w:rsidR="00D43399" w:rsidRPr="00D43399" w:rsidRDefault="00E37EDD" w:rsidP="00D43399">
      <w:pPr>
        <w:pStyle w:val="BodyText"/>
        <w:numPr>
          <w:ilvl w:val="0"/>
          <w:numId w:val="32"/>
        </w:numPr>
        <w:rPr>
          <w:rFonts w:cstheme="minorHAnsi"/>
        </w:rPr>
      </w:pPr>
      <w:r>
        <w:rPr>
          <w:rFonts w:cstheme="minorHAnsi"/>
        </w:rPr>
        <w:t xml:space="preserve">Modify the comment:  </w:t>
      </w:r>
      <w:r w:rsidR="00D43399" w:rsidRPr="00E37EDD">
        <w:rPr>
          <w:rFonts w:ascii="Courier New" w:hAnsi="Courier New" w:cs="Courier New"/>
        </w:rPr>
        <w:t xml:space="preserve">// </w:t>
      </w:r>
      <w:proofErr w:type="gramStart"/>
      <w:r w:rsidR="00D43399" w:rsidRPr="00E37EDD">
        <w:rPr>
          <w:rFonts w:ascii="Courier New" w:hAnsi="Courier New" w:cs="Courier New"/>
        </w:rPr>
        <w:t>This</w:t>
      </w:r>
      <w:proofErr w:type="gramEnd"/>
      <w:r w:rsidR="00D43399" w:rsidRPr="00E37EDD">
        <w:rPr>
          <w:rFonts w:ascii="Courier New" w:hAnsi="Courier New" w:cs="Courier New"/>
        </w:rPr>
        <w:t xml:space="preserve"> template uses the </w:t>
      </w:r>
      <w:proofErr w:type="spellStart"/>
      <w:r w:rsidR="00D43399" w:rsidRPr="00E37EDD">
        <w:rPr>
          <w:rFonts w:ascii="Courier New" w:hAnsi="Courier New" w:cs="Courier New"/>
        </w:rPr>
        <w:t>MainboardName</w:t>
      </w:r>
      <w:proofErr w:type="spellEnd"/>
      <w:r w:rsidR="00D43399" w:rsidRPr="00E37EDD">
        <w:rPr>
          <w:rFonts w:ascii="Courier New" w:hAnsi="Courier New" w:cs="Courier New"/>
        </w:rPr>
        <w:t xml:space="preserve"> mainboard from </w:t>
      </w:r>
      <w:proofErr w:type="spellStart"/>
      <w:r w:rsidR="00D43399" w:rsidRPr="00E37EDD">
        <w:rPr>
          <w:rFonts w:ascii="Courier New" w:hAnsi="Courier New" w:cs="Courier New"/>
        </w:rPr>
        <w:t>Manufactu</w:t>
      </w:r>
      <w:r w:rsidRPr="00E37EDD">
        <w:rPr>
          <w:rFonts w:ascii="Courier New" w:hAnsi="Courier New" w:cs="Courier New"/>
        </w:rPr>
        <w:t>rerName</w:t>
      </w:r>
      <w:proofErr w:type="spellEnd"/>
      <w:r w:rsidRPr="00E37EDD">
        <w:rPr>
          <w:rFonts w:cstheme="minorHAnsi"/>
        </w:rPr>
        <w:t>.</w:t>
      </w:r>
      <w:r>
        <w:rPr>
          <w:rFonts w:cstheme="minorHAnsi"/>
        </w:rPr>
        <w:t xml:space="preserve"> </w:t>
      </w:r>
    </w:p>
    <w:p w14:paraId="06ECC3F6" w14:textId="47CBE736" w:rsidR="00E37EDD" w:rsidRPr="00E37EDD" w:rsidRDefault="00D43399" w:rsidP="00E37EDD">
      <w:pPr>
        <w:pStyle w:val="BodyText"/>
        <w:numPr>
          <w:ilvl w:val="0"/>
          <w:numId w:val="32"/>
        </w:numPr>
        <w:rPr>
          <w:rFonts w:cstheme="minorHAnsi"/>
        </w:rPr>
      </w:pPr>
      <w:r w:rsidRPr="00E37EDD">
        <w:rPr>
          <w:rFonts w:cstheme="minorHAnsi"/>
        </w:rPr>
        <w:t>Provide any default mod</w:t>
      </w:r>
      <w:r w:rsidR="00137F38">
        <w:rPr>
          <w:rFonts w:cstheme="minorHAnsi"/>
        </w:rPr>
        <w:t>ule instantiations that you need</w:t>
      </w:r>
      <w:r w:rsidRPr="00E37EDD">
        <w:rPr>
          <w:rFonts w:cstheme="minorHAnsi"/>
        </w:rPr>
        <w:t xml:space="preserve">, replacing </w:t>
      </w:r>
      <w:proofErr w:type="spellStart"/>
      <w:r w:rsidRPr="00137F38">
        <w:rPr>
          <w:rFonts w:ascii="Courier New" w:hAnsi="Courier New" w:cs="Courier New"/>
        </w:rPr>
        <w:t>GTM.ManufacturerName.UsbDevice</w:t>
      </w:r>
      <w:proofErr w:type="spellEnd"/>
      <w:r w:rsidRPr="00137F38">
        <w:rPr>
          <w:rFonts w:ascii="Courier New" w:hAnsi="Courier New" w:cs="Courier New"/>
        </w:rPr>
        <w:t xml:space="preserve"> </w:t>
      </w:r>
      <w:proofErr w:type="spellStart"/>
      <w:r w:rsidRPr="00137F38">
        <w:rPr>
          <w:rFonts w:ascii="Courier New" w:hAnsi="Courier New" w:cs="Courier New"/>
        </w:rPr>
        <w:t>usbDevice</w:t>
      </w:r>
      <w:proofErr w:type="spellEnd"/>
      <w:r w:rsidRPr="00137F38">
        <w:rPr>
          <w:rFonts w:ascii="Courier New" w:hAnsi="Courier New" w:cs="Courier New"/>
        </w:rPr>
        <w:t xml:space="preserve"> = new </w:t>
      </w:r>
      <w:proofErr w:type="spellStart"/>
      <w:r w:rsidRPr="00137F38">
        <w:rPr>
          <w:rFonts w:ascii="Courier New" w:hAnsi="Courier New" w:cs="Courier New"/>
        </w:rPr>
        <w:t>UsbDevice</w:t>
      </w:r>
      <w:proofErr w:type="spellEnd"/>
      <w:r w:rsidRPr="00137F38">
        <w:rPr>
          <w:rFonts w:ascii="Courier New" w:hAnsi="Courier New" w:cs="Courier New"/>
        </w:rPr>
        <w:t>(1);</w:t>
      </w:r>
      <w:r w:rsidR="00E37EDD" w:rsidRPr="00137F38">
        <w:rPr>
          <w:rFonts w:ascii="Courier New" w:hAnsi="Courier New" w:cs="Courier New"/>
        </w:rPr>
        <w:t xml:space="preserve"> </w:t>
      </w:r>
    </w:p>
    <w:p w14:paraId="495CE9A3" w14:textId="639431DA" w:rsidR="00E37EDD" w:rsidRDefault="00137F38" w:rsidP="00E37EDD">
      <w:pPr>
        <w:pStyle w:val="BodyText"/>
        <w:rPr>
          <w:rFonts w:cstheme="minorHAnsi"/>
        </w:rPr>
      </w:pPr>
      <w:r>
        <w:rPr>
          <w:rFonts w:cstheme="minorHAnsi"/>
        </w:rPr>
        <w:t xml:space="preserve">The following example shows </w:t>
      </w:r>
      <w:r w:rsidR="00D43399" w:rsidRPr="00E37EDD">
        <w:rPr>
          <w:rFonts w:cstheme="minorHAnsi"/>
        </w:rPr>
        <w:t>changes to the file for a hypothetical project</w:t>
      </w:r>
      <w:r w:rsidR="00E37EDD" w:rsidRPr="00E37EDD">
        <w:rPr>
          <w:rFonts w:cstheme="minorHAnsi"/>
        </w:rPr>
        <w:t xml:space="preserve"> that uses the namespace: </w:t>
      </w:r>
      <w:proofErr w:type="spellStart"/>
      <w:r w:rsidR="00E37EDD" w:rsidRPr="00137F38">
        <w:rPr>
          <w:rFonts w:ascii="Courier New" w:hAnsi="Courier New" w:cs="Courier New"/>
        </w:rPr>
        <w:t>Gadgeteer.Modules.MSRDocumentation</w:t>
      </w:r>
      <w:proofErr w:type="spellEnd"/>
      <w:r w:rsidR="00E37EDD" w:rsidRPr="00E37EDD">
        <w:rPr>
          <w:rFonts w:cstheme="minorHAnsi"/>
        </w:rPr>
        <w:t xml:space="preserve">. The </w:t>
      </w:r>
      <w:r w:rsidR="00E37EDD">
        <w:rPr>
          <w:rFonts w:cstheme="minorHAnsi"/>
        </w:rPr>
        <w:t xml:space="preserve">example includes </w:t>
      </w:r>
      <w:r w:rsidR="00E37EDD" w:rsidRPr="00E37EDD">
        <w:rPr>
          <w:rFonts w:cstheme="minorHAnsi"/>
        </w:rPr>
        <w:t xml:space="preserve">a mainboard named </w:t>
      </w:r>
      <w:proofErr w:type="spellStart"/>
      <w:r w:rsidR="00E37EDD" w:rsidRPr="00E37EDD">
        <w:rPr>
          <w:rFonts w:cstheme="minorHAnsi"/>
        </w:rPr>
        <w:t>FireBoard</w:t>
      </w:r>
      <w:proofErr w:type="spellEnd"/>
      <w:r w:rsidR="00E37EDD" w:rsidRPr="00E37EDD">
        <w:rPr>
          <w:rFonts w:cstheme="minorHAnsi"/>
        </w:rPr>
        <w:t xml:space="preserve"> m</w:t>
      </w:r>
      <w:r w:rsidR="004A27B3">
        <w:rPr>
          <w:rFonts w:cstheme="minorHAnsi"/>
        </w:rPr>
        <w:t>anufactured by MSR</w:t>
      </w:r>
      <w:r w:rsidR="00E37EDD" w:rsidRPr="00E37EDD">
        <w:rPr>
          <w:rFonts w:cstheme="minorHAnsi"/>
        </w:rPr>
        <w:t xml:space="preserve">. </w:t>
      </w:r>
      <w:r w:rsidR="00D43399" w:rsidRPr="00E37EDD">
        <w:rPr>
          <w:rFonts w:cstheme="minorHAnsi"/>
        </w:rPr>
        <w:t xml:space="preserve"> The code also shows the initialization of a module: </w:t>
      </w:r>
      <w:proofErr w:type="spellStart"/>
      <w:r w:rsidR="00D43399" w:rsidRPr="00E37EDD">
        <w:rPr>
          <w:rFonts w:cstheme="minorHAnsi"/>
        </w:rPr>
        <w:t>SmokeDetector</w:t>
      </w:r>
      <w:proofErr w:type="spellEnd"/>
      <w:r w:rsidR="00D43399" w:rsidRPr="00E37EDD">
        <w:rPr>
          <w:rFonts w:cstheme="minorHAnsi"/>
        </w:rPr>
        <w:t xml:space="preserve">.  </w:t>
      </w:r>
    </w:p>
    <w:p w14:paraId="72FCC7CB" w14:textId="0C7BF9EB" w:rsidR="00AE36C7" w:rsidRPr="00E37EDD" w:rsidRDefault="00D43399" w:rsidP="00E37EDD">
      <w:pPr>
        <w:pStyle w:val="BodyText"/>
        <w:rPr>
          <w:rFonts w:cstheme="minorHAnsi"/>
        </w:rPr>
      </w:pPr>
      <w:r w:rsidRPr="00E37EDD">
        <w:rPr>
          <w:rFonts w:cstheme="minorHAnsi"/>
        </w:rPr>
        <w:t xml:space="preserve">Do not modify the placeholder: </w:t>
      </w:r>
      <w:r w:rsidRPr="00137F38">
        <w:rPr>
          <w:rFonts w:ascii="Courier New" w:hAnsi="Courier New" w:cs="Courier New"/>
        </w:rPr>
        <w:t>$</w:t>
      </w:r>
      <w:proofErr w:type="spellStart"/>
      <w:r w:rsidRPr="00137F38">
        <w:rPr>
          <w:rFonts w:ascii="Courier New" w:hAnsi="Courier New" w:cs="Courier New"/>
        </w:rPr>
        <w:t>safeprojectname</w:t>
      </w:r>
      <w:proofErr w:type="spellEnd"/>
      <w:r w:rsidRPr="00137F38">
        <w:rPr>
          <w:rFonts w:ascii="Courier New" w:hAnsi="Courier New" w:cs="Courier New"/>
        </w:rPr>
        <w:t>$</w:t>
      </w:r>
      <w:r w:rsidRPr="00E37EDD">
        <w:rPr>
          <w:rFonts w:cstheme="minorHAnsi"/>
        </w:rPr>
        <w:t xml:space="preserve">. It will be replaced by the name specified in </w:t>
      </w:r>
      <w:proofErr w:type="spellStart"/>
      <w:r w:rsidRPr="00137F38">
        <w:rPr>
          <w:rFonts w:ascii="Courier New" w:hAnsi="Courier New" w:cs="Courier New"/>
        </w:rPr>
        <w:t>ProjectTemplate.proj</w:t>
      </w:r>
      <w:proofErr w:type="spellEnd"/>
      <w:r w:rsidRPr="00E37EDD">
        <w:rPr>
          <w:rFonts w:cstheme="minorHAnsi"/>
        </w:rPr>
        <w:t>.</w:t>
      </w:r>
    </w:p>
    <w:p w14:paraId="63C0569B" w14:textId="77777777" w:rsidR="00AE36C7" w:rsidRDefault="00AE36C7" w:rsidP="00AE36C7">
      <w:pPr>
        <w:pStyle w:val="Instruction"/>
      </w:pPr>
      <w:proofErr w:type="gramStart"/>
      <w:r>
        <w:rPr>
          <w:color w:val="0000FF"/>
        </w:rPr>
        <w:t>using</w:t>
      </w:r>
      <w:proofErr w:type="gramEnd"/>
      <w:r>
        <w:t xml:space="preserve"> System;</w:t>
      </w:r>
    </w:p>
    <w:p w14:paraId="64C760E8" w14:textId="77777777" w:rsidR="00AE36C7" w:rsidRDefault="00AE36C7" w:rsidP="00AE36C7">
      <w:pPr>
        <w:pStyle w:val="Instruction"/>
      </w:pPr>
      <w:proofErr w:type="gramStart"/>
      <w:r>
        <w:rPr>
          <w:color w:val="0000FF"/>
        </w:rPr>
        <w:t>using</w:t>
      </w:r>
      <w:proofErr w:type="gramEnd"/>
      <w:r>
        <w:t xml:space="preserve"> </w:t>
      </w:r>
      <w:proofErr w:type="spellStart"/>
      <w:r>
        <w:t>Microsoft.SPOT</w:t>
      </w:r>
      <w:proofErr w:type="spellEnd"/>
      <w:r>
        <w:t>;</w:t>
      </w:r>
    </w:p>
    <w:p w14:paraId="4FDD9400" w14:textId="77777777" w:rsidR="00AE36C7" w:rsidRDefault="00AE36C7" w:rsidP="00AE36C7">
      <w:pPr>
        <w:pStyle w:val="Instruction"/>
      </w:pPr>
      <w:proofErr w:type="gramStart"/>
      <w:r>
        <w:rPr>
          <w:color w:val="0000FF"/>
        </w:rPr>
        <w:t>using</w:t>
      </w:r>
      <w:proofErr w:type="gramEnd"/>
      <w:r>
        <w:t xml:space="preserve"> </w:t>
      </w:r>
      <w:proofErr w:type="spellStart"/>
      <w:r>
        <w:t>Microsoft.SPOT.Presentation</w:t>
      </w:r>
      <w:proofErr w:type="spellEnd"/>
      <w:r>
        <w:t>;</w:t>
      </w:r>
    </w:p>
    <w:p w14:paraId="0283972D" w14:textId="77777777" w:rsidR="00AE36C7" w:rsidRDefault="00AE36C7" w:rsidP="00AE36C7">
      <w:pPr>
        <w:pStyle w:val="Instruction"/>
      </w:pPr>
      <w:proofErr w:type="gramStart"/>
      <w:r>
        <w:rPr>
          <w:color w:val="0000FF"/>
        </w:rPr>
        <w:t>using</w:t>
      </w:r>
      <w:proofErr w:type="gramEnd"/>
      <w:r>
        <w:t xml:space="preserve"> </w:t>
      </w:r>
      <w:proofErr w:type="spellStart"/>
      <w:r>
        <w:t>Microsoft.SPOT.Presentation.Controls</w:t>
      </w:r>
      <w:proofErr w:type="spellEnd"/>
      <w:r>
        <w:t>;</w:t>
      </w:r>
    </w:p>
    <w:p w14:paraId="0D4B3E4A" w14:textId="77777777" w:rsidR="00AE36C7" w:rsidRDefault="00AE36C7" w:rsidP="00AE36C7">
      <w:pPr>
        <w:pStyle w:val="Instruction"/>
      </w:pPr>
      <w:proofErr w:type="gramStart"/>
      <w:r>
        <w:rPr>
          <w:color w:val="0000FF"/>
        </w:rPr>
        <w:t>using</w:t>
      </w:r>
      <w:proofErr w:type="gramEnd"/>
      <w:r>
        <w:t xml:space="preserve"> </w:t>
      </w:r>
      <w:proofErr w:type="spellStart"/>
      <w:r>
        <w:t>Microsoft.SPOT.Presentation.Media</w:t>
      </w:r>
      <w:proofErr w:type="spellEnd"/>
      <w:r>
        <w:t>;</w:t>
      </w:r>
    </w:p>
    <w:p w14:paraId="1AA1656B" w14:textId="77777777" w:rsidR="00AE36C7" w:rsidRDefault="00AE36C7" w:rsidP="00AE36C7">
      <w:pPr>
        <w:pStyle w:val="Instruction"/>
      </w:pPr>
    </w:p>
    <w:p w14:paraId="3CBC7DBF" w14:textId="77777777" w:rsidR="00AE36C7" w:rsidRDefault="00AE36C7" w:rsidP="00AE36C7">
      <w:pPr>
        <w:pStyle w:val="Instruction"/>
      </w:pPr>
      <w:proofErr w:type="gramStart"/>
      <w:r>
        <w:rPr>
          <w:color w:val="0000FF"/>
        </w:rPr>
        <w:t>using</w:t>
      </w:r>
      <w:proofErr w:type="gramEnd"/>
      <w:r>
        <w:t xml:space="preserve"> GT = Gadgeteer;</w:t>
      </w:r>
    </w:p>
    <w:p w14:paraId="2630E8B5" w14:textId="77777777" w:rsidR="00AE36C7" w:rsidRDefault="00AE36C7" w:rsidP="00AE36C7">
      <w:pPr>
        <w:pStyle w:val="Instruction"/>
      </w:pPr>
      <w:proofErr w:type="gramStart"/>
      <w:r>
        <w:rPr>
          <w:color w:val="0000FF"/>
        </w:rPr>
        <w:lastRenderedPageBreak/>
        <w:t>using</w:t>
      </w:r>
      <w:proofErr w:type="gramEnd"/>
      <w:r>
        <w:t xml:space="preserve"> GTM = </w:t>
      </w:r>
      <w:proofErr w:type="spellStart"/>
      <w:r>
        <w:t>Gadgeteer.Modules</w:t>
      </w:r>
      <w:proofErr w:type="spellEnd"/>
      <w:r>
        <w:t>;</w:t>
      </w:r>
    </w:p>
    <w:p w14:paraId="3D5C4198" w14:textId="77777777" w:rsidR="00AE36C7" w:rsidRDefault="00AE36C7" w:rsidP="00AE36C7">
      <w:pPr>
        <w:pStyle w:val="Instruction"/>
      </w:pPr>
    </w:p>
    <w:p w14:paraId="174D35E5" w14:textId="77777777" w:rsidR="00AE36C7" w:rsidRDefault="00AE36C7" w:rsidP="00AE36C7">
      <w:pPr>
        <w:pStyle w:val="Instruction"/>
      </w:pPr>
      <w:r>
        <w:rPr>
          <w:color w:val="008000"/>
        </w:rPr>
        <w:t xml:space="preserve">//using </w:t>
      </w:r>
      <w:proofErr w:type="spellStart"/>
      <w:r>
        <w:rPr>
          <w:color w:val="008000"/>
        </w:rPr>
        <w:t>Gadgeteer.Modules.ManufacturerName</w:t>
      </w:r>
      <w:proofErr w:type="spellEnd"/>
      <w:r>
        <w:rPr>
          <w:color w:val="008000"/>
        </w:rPr>
        <w:t>;</w:t>
      </w:r>
    </w:p>
    <w:p w14:paraId="08194539" w14:textId="5686035B" w:rsidR="00AE36C7" w:rsidRDefault="00AE36C7" w:rsidP="00AE36C7">
      <w:pPr>
        <w:pStyle w:val="Instruction"/>
      </w:pPr>
      <w:proofErr w:type="gramStart"/>
      <w:r>
        <w:rPr>
          <w:color w:val="0000FF"/>
        </w:rPr>
        <w:t>using</w:t>
      </w:r>
      <w:proofErr w:type="gramEnd"/>
      <w:r>
        <w:t xml:space="preserve"> </w:t>
      </w:r>
      <w:proofErr w:type="spellStart"/>
      <w:r>
        <w:t>Ga</w:t>
      </w:r>
      <w:r w:rsidR="004A27B3">
        <w:t>dgeteer.Modules.MSR</w:t>
      </w:r>
      <w:proofErr w:type="spellEnd"/>
      <w:r>
        <w:t>;</w:t>
      </w:r>
    </w:p>
    <w:p w14:paraId="4C814392" w14:textId="77777777" w:rsidR="00AE36C7" w:rsidRDefault="00AE36C7" w:rsidP="00AE36C7">
      <w:pPr>
        <w:pStyle w:val="Instruction"/>
      </w:pPr>
    </w:p>
    <w:p w14:paraId="160A03CB" w14:textId="77777777" w:rsidR="00AE36C7" w:rsidRDefault="00AE36C7" w:rsidP="00AE36C7">
      <w:pPr>
        <w:pStyle w:val="Instruction"/>
      </w:pPr>
      <w:proofErr w:type="gramStart"/>
      <w:r>
        <w:rPr>
          <w:color w:val="0000FF"/>
        </w:rPr>
        <w:t>namespace</w:t>
      </w:r>
      <w:proofErr w:type="gramEnd"/>
      <w:r>
        <w:t xml:space="preserve"> $</w:t>
      </w:r>
      <w:proofErr w:type="spellStart"/>
      <w:r>
        <w:t>safeprojectname</w:t>
      </w:r>
      <w:proofErr w:type="spellEnd"/>
      <w:r>
        <w:t>$</w:t>
      </w:r>
    </w:p>
    <w:p w14:paraId="19404EBA" w14:textId="77777777" w:rsidR="00AE36C7" w:rsidRDefault="00AE36C7" w:rsidP="00AE36C7">
      <w:pPr>
        <w:pStyle w:val="Instruction"/>
      </w:pPr>
      <w:r>
        <w:t>{</w:t>
      </w:r>
    </w:p>
    <w:p w14:paraId="5318F017" w14:textId="77777777" w:rsidR="00AE36C7" w:rsidRDefault="00AE36C7" w:rsidP="00AE36C7">
      <w:pPr>
        <w:pStyle w:val="Instruction"/>
      </w:pPr>
      <w:r>
        <w:t xml:space="preserve">    </w:t>
      </w:r>
      <w:proofErr w:type="gramStart"/>
      <w:r>
        <w:rPr>
          <w:color w:val="0000FF"/>
        </w:rPr>
        <w:t>public</w:t>
      </w:r>
      <w:proofErr w:type="gramEnd"/>
      <w:r>
        <w:t xml:space="preserve"> </w:t>
      </w:r>
      <w:r>
        <w:rPr>
          <w:color w:val="0000FF"/>
        </w:rPr>
        <w:t>partial</w:t>
      </w:r>
      <w:r>
        <w:t xml:space="preserve"> </w:t>
      </w:r>
      <w:r>
        <w:rPr>
          <w:color w:val="0000FF"/>
        </w:rPr>
        <w:t>class</w:t>
      </w:r>
      <w:r>
        <w:t xml:space="preserve"> </w:t>
      </w:r>
      <w:r>
        <w:rPr>
          <w:color w:val="2B91AF"/>
        </w:rPr>
        <w:t>Program</w:t>
      </w:r>
      <w:r>
        <w:t xml:space="preserve"> </w:t>
      </w:r>
    </w:p>
    <w:p w14:paraId="7EBF76DF" w14:textId="77777777" w:rsidR="00AE36C7" w:rsidRDefault="00AE36C7" w:rsidP="00AE36C7">
      <w:pPr>
        <w:pStyle w:val="Instruction"/>
      </w:pPr>
      <w:r>
        <w:t xml:space="preserve">    {</w:t>
      </w:r>
    </w:p>
    <w:p w14:paraId="46A49BF8" w14:textId="6657D1FF" w:rsidR="00AE36C7" w:rsidRDefault="00AE36C7" w:rsidP="00AE36C7">
      <w:pPr>
        <w:pStyle w:val="Instruction"/>
      </w:pPr>
      <w:r>
        <w:t xml:space="preserve">        </w:t>
      </w:r>
      <w:r>
        <w:rPr>
          <w:color w:val="008000"/>
        </w:rPr>
        <w:t xml:space="preserve">// </w:t>
      </w:r>
      <w:proofErr w:type="gramStart"/>
      <w:r>
        <w:rPr>
          <w:color w:val="008000"/>
        </w:rPr>
        <w:t>This</w:t>
      </w:r>
      <w:proofErr w:type="gramEnd"/>
      <w:r>
        <w:rPr>
          <w:color w:val="008000"/>
        </w:rPr>
        <w:t xml:space="preserve"> template uses the </w:t>
      </w:r>
      <w:proofErr w:type="spellStart"/>
      <w:r>
        <w:rPr>
          <w:color w:val="008000"/>
        </w:rPr>
        <w:t>FireBoard</w:t>
      </w:r>
      <w:proofErr w:type="spellEnd"/>
      <w:r>
        <w:rPr>
          <w:color w:val="008000"/>
        </w:rPr>
        <w:t xml:space="preserve"> </w:t>
      </w:r>
      <w:r w:rsidR="004A27B3">
        <w:rPr>
          <w:color w:val="008000"/>
        </w:rPr>
        <w:t>mainboard from MSR</w:t>
      </w:r>
      <w:r>
        <w:rPr>
          <w:color w:val="008000"/>
        </w:rPr>
        <w:t>.</w:t>
      </w:r>
    </w:p>
    <w:p w14:paraId="34005A0D" w14:textId="77777777" w:rsidR="00AE36C7" w:rsidRDefault="00AE36C7" w:rsidP="00AE36C7">
      <w:pPr>
        <w:pStyle w:val="Instruction"/>
      </w:pPr>
    </w:p>
    <w:p w14:paraId="0C8B8037" w14:textId="77777777" w:rsidR="00AE36C7" w:rsidRDefault="00AE36C7" w:rsidP="00AE36C7">
      <w:pPr>
        <w:pStyle w:val="Instruction"/>
      </w:pPr>
      <w:r>
        <w:t xml:space="preserve">        </w:t>
      </w:r>
      <w:r>
        <w:rPr>
          <w:color w:val="008000"/>
        </w:rPr>
        <w:t xml:space="preserve">// </w:t>
      </w:r>
      <w:proofErr w:type="gramStart"/>
      <w:r>
        <w:rPr>
          <w:color w:val="008000"/>
        </w:rPr>
        <w:t>Define</w:t>
      </w:r>
      <w:proofErr w:type="gramEnd"/>
      <w:r>
        <w:rPr>
          <w:color w:val="008000"/>
        </w:rPr>
        <w:t xml:space="preserve"> and initialize </w:t>
      </w:r>
      <w:proofErr w:type="spellStart"/>
      <w:r>
        <w:rPr>
          <w:color w:val="008000"/>
        </w:rPr>
        <w:t>GTM.Modules</w:t>
      </w:r>
      <w:proofErr w:type="spellEnd"/>
      <w:r>
        <w:rPr>
          <w:color w:val="008000"/>
        </w:rPr>
        <w:t xml:space="preserve"> here, specifying their</w:t>
      </w:r>
    </w:p>
    <w:p w14:paraId="5EC26923" w14:textId="77777777" w:rsidR="00AE36C7" w:rsidRDefault="00AE36C7" w:rsidP="00AE36C7">
      <w:pPr>
        <w:pStyle w:val="Instruction"/>
      </w:pPr>
      <w:r>
        <w:t xml:space="preserve">        </w:t>
      </w:r>
      <w:r>
        <w:rPr>
          <w:color w:val="008000"/>
        </w:rPr>
        <w:t>// socket numbers.</w:t>
      </w:r>
    </w:p>
    <w:p w14:paraId="63485587" w14:textId="77777777" w:rsidR="00AE36C7" w:rsidRDefault="00AE36C7" w:rsidP="00AE36C7">
      <w:pPr>
        <w:pStyle w:val="Instruction"/>
      </w:pPr>
      <w:r>
        <w:t xml:space="preserve">        </w:t>
      </w:r>
      <w:r>
        <w:rPr>
          <w:color w:val="008000"/>
        </w:rPr>
        <w:t xml:space="preserve">// e.g. </w:t>
      </w:r>
      <w:proofErr w:type="spellStart"/>
      <w:r>
        <w:rPr>
          <w:color w:val="008000"/>
        </w:rPr>
        <w:t>GTM.MSRC.Button</w:t>
      </w:r>
      <w:proofErr w:type="spellEnd"/>
      <w:r>
        <w:rPr>
          <w:color w:val="008000"/>
        </w:rPr>
        <w:t xml:space="preserve"> button = new </w:t>
      </w:r>
      <w:proofErr w:type="gramStart"/>
      <w:r>
        <w:rPr>
          <w:color w:val="008000"/>
        </w:rPr>
        <w:t>Button(</w:t>
      </w:r>
      <w:proofErr w:type="gramEnd"/>
      <w:r>
        <w:rPr>
          <w:color w:val="008000"/>
        </w:rPr>
        <w:t>4);</w:t>
      </w:r>
    </w:p>
    <w:p w14:paraId="690618DF" w14:textId="77777777" w:rsidR="00AE36C7" w:rsidRDefault="00AE36C7" w:rsidP="00AE36C7">
      <w:pPr>
        <w:pStyle w:val="Instruction"/>
      </w:pPr>
      <w:r>
        <w:t xml:space="preserve">        </w:t>
      </w:r>
      <w:r>
        <w:rPr>
          <w:color w:val="008000"/>
        </w:rPr>
        <w:t>//</w:t>
      </w:r>
      <w:proofErr w:type="spellStart"/>
      <w:r>
        <w:rPr>
          <w:color w:val="008000"/>
        </w:rPr>
        <w:t>GTM.ManufacturerName.UsbDevice</w:t>
      </w:r>
      <w:proofErr w:type="spellEnd"/>
      <w:r>
        <w:rPr>
          <w:color w:val="008000"/>
        </w:rPr>
        <w:t xml:space="preserve"> </w:t>
      </w:r>
      <w:proofErr w:type="spellStart"/>
      <w:r>
        <w:rPr>
          <w:color w:val="008000"/>
        </w:rPr>
        <w:t>usbDevice</w:t>
      </w:r>
      <w:proofErr w:type="spellEnd"/>
      <w:r>
        <w:rPr>
          <w:color w:val="008000"/>
        </w:rPr>
        <w:t xml:space="preserve"> = new </w:t>
      </w:r>
      <w:proofErr w:type="spellStart"/>
      <w:proofErr w:type="gramStart"/>
      <w:r>
        <w:rPr>
          <w:color w:val="008000"/>
        </w:rPr>
        <w:t>UsbDevice</w:t>
      </w:r>
      <w:proofErr w:type="spellEnd"/>
      <w:r>
        <w:rPr>
          <w:color w:val="008000"/>
        </w:rPr>
        <w:t>(</w:t>
      </w:r>
      <w:proofErr w:type="gramEnd"/>
      <w:r>
        <w:rPr>
          <w:color w:val="008000"/>
        </w:rPr>
        <w:t>1);</w:t>
      </w:r>
    </w:p>
    <w:p w14:paraId="29F51461" w14:textId="77777777" w:rsidR="00AE36C7" w:rsidRDefault="00AE36C7" w:rsidP="00AE36C7">
      <w:pPr>
        <w:pStyle w:val="Instruction"/>
      </w:pPr>
      <w:r>
        <w:t xml:space="preserve">        </w:t>
      </w:r>
      <w:proofErr w:type="spellStart"/>
      <w:r>
        <w:t>GTM.MSRDocumentation.SmokeDetector</w:t>
      </w:r>
      <w:proofErr w:type="spellEnd"/>
      <w:r>
        <w:t xml:space="preserve"> </w:t>
      </w:r>
      <w:proofErr w:type="spellStart"/>
      <w:r>
        <w:t>smokeDetector</w:t>
      </w:r>
      <w:proofErr w:type="spellEnd"/>
      <w:r>
        <w:t xml:space="preserve"> = </w:t>
      </w:r>
    </w:p>
    <w:p w14:paraId="3A1BA042" w14:textId="77777777" w:rsidR="00AE36C7" w:rsidRDefault="00AE36C7" w:rsidP="00AE36C7">
      <w:pPr>
        <w:pStyle w:val="Instruction"/>
      </w:pPr>
      <w:r>
        <w:t xml:space="preserve">            </w:t>
      </w:r>
      <w:proofErr w:type="gramStart"/>
      <w:r>
        <w:rPr>
          <w:color w:val="0000FF"/>
        </w:rPr>
        <w:t>new</w:t>
      </w:r>
      <w:proofErr w:type="gramEnd"/>
      <w:r>
        <w:t xml:space="preserve"> </w:t>
      </w:r>
      <w:proofErr w:type="spellStart"/>
      <w:r>
        <w:t>GTM.MSRDocumentation.SmokeDetector</w:t>
      </w:r>
      <w:proofErr w:type="spellEnd"/>
      <w:r>
        <w:t>(4);</w:t>
      </w:r>
    </w:p>
    <w:p w14:paraId="50DFE7B5" w14:textId="77777777" w:rsidR="00AE36C7" w:rsidRDefault="00AE36C7" w:rsidP="00AE36C7">
      <w:pPr>
        <w:pStyle w:val="Instruction"/>
      </w:pPr>
    </w:p>
    <w:p w14:paraId="38C8DB87" w14:textId="77777777" w:rsidR="00AE36C7" w:rsidRDefault="00AE36C7" w:rsidP="00AE36C7">
      <w:pPr>
        <w:pStyle w:val="Instruction"/>
      </w:pPr>
      <w:r>
        <w:t xml:space="preserve">        </w:t>
      </w:r>
      <w:proofErr w:type="gramStart"/>
      <w:r>
        <w:rPr>
          <w:color w:val="0000FF"/>
        </w:rPr>
        <w:t>void</w:t>
      </w:r>
      <w:proofErr w:type="gramEnd"/>
      <w:r>
        <w:t xml:space="preserve"> </w:t>
      </w:r>
      <w:proofErr w:type="spellStart"/>
      <w:r>
        <w:t>ProgramStarted</w:t>
      </w:r>
      <w:proofErr w:type="spellEnd"/>
      <w:r>
        <w:t>()</w:t>
      </w:r>
    </w:p>
    <w:p w14:paraId="0C9A9C8B" w14:textId="77777777" w:rsidR="00AE36C7" w:rsidRDefault="00AE36C7" w:rsidP="00AE36C7">
      <w:pPr>
        <w:pStyle w:val="Instruction"/>
      </w:pPr>
      <w:r>
        <w:t xml:space="preserve">        {</w:t>
      </w:r>
    </w:p>
    <w:p w14:paraId="22743373" w14:textId="77777777" w:rsidR="00AE36C7" w:rsidRDefault="00AE36C7" w:rsidP="00AE36C7">
      <w:pPr>
        <w:pStyle w:val="Instruction"/>
      </w:pPr>
      <w:r>
        <w:t xml:space="preserve">            </w:t>
      </w:r>
      <w:r>
        <w:rPr>
          <w:color w:val="008000"/>
        </w:rPr>
        <w:t>// Initialize event handlers here.</w:t>
      </w:r>
    </w:p>
    <w:p w14:paraId="5EE68A08" w14:textId="77777777" w:rsidR="00AE36C7" w:rsidRDefault="00AE36C7" w:rsidP="00AE36C7">
      <w:pPr>
        <w:pStyle w:val="Instruction"/>
      </w:pPr>
      <w:r>
        <w:t xml:space="preserve">            </w:t>
      </w:r>
      <w:r>
        <w:rPr>
          <w:color w:val="008000"/>
        </w:rPr>
        <w:t xml:space="preserve">// e.g. </w:t>
      </w:r>
      <w:proofErr w:type="spellStart"/>
      <w:r>
        <w:rPr>
          <w:color w:val="008000"/>
        </w:rPr>
        <w:t>button.ButtonPressed</w:t>
      </w:r>
      <w:proofErr w:type="spellEnd"/>
      <w:r>
        <w:rPr>
          <w:color w:val="008000"/>
        </w:rPr>
        <w:t xml:space="preserve"> += </w:t>
      </w:r>
    </w:p>
    <w:p w14:paraId="4D4A4B25" w14:textId="77777777" w:rsidR="00AE36C7" w:rsidRDefault="00AE36C7" w:rsidP="00AE36C7">
      <w:pPr>
        <w:pStyle w:val="Instruction"/>
      </w:pPr>
      <w:r>
        <w:t xml:space="preserve">                     </w:t>
      </w:r>
      <w:r>
        <w:rPr>
          <w:color w:val="008000"/>
        </w:rPr>
        <w:t xml:space="preserve">// new </w:t>
      </w:r>
      <w:proofErr w:type="spellStart"/>
      <w:proofErr w:type="gramStart"/>
      <w:r>
        <w:rPr>
          <w:color w:val="008000"/>
        </w:rPr>
        <w:t>Button.ButtonEventHandler</w:t>
      </w:r>
      <w:proofErr w:type="spellEnd"/>
      <w:r>
        <w:rPr>
          <w:color w:val="008000"/>
        </w:rPr>
        <w:t>(</w:t>
      </w:r>
      <w:proofErr w:type="spellStart"/>
      <w:proofErr w:type="gramEnd"/>
      <w:r>
        <w:rPr>
          <w:color w:val="008000"/>
        </w:rPr>
        <w:t>button_ButtonPressed</w:t>
      </w:r>
      <w:proofErr w:type="spellEnd"/>
      <w:r>
        <w:rPr>
          <w:color w:val="008000"/>
        </w:rPr>
        <w:t>);</w:t>
      </w:r>
    </w:p>
    <w:p w14:paraId="3631960C" w14:textId="77777777" w:rsidR="00AE36C7" w:rsidRDefault="00AE36C7" w:rsidP="00AE36C7">
      <w:pPr>
        <w:pStyle w:val="Instruction"/>
      </w:pPr>
    </w:p>
    <w:p w14:paraId="27560867" w14:textId="77777777" w:rsidR="00AE36C7" w:rsidRDefault="00AE36C7" w:rsidP="00AE36C7">
      <w:pPr>
        <w:pStyle w:val="Instruction"/>
      </w:pPr>
      <w:r>
        <w:t xml:space="preserve">            </w:t>
      </w:r>
      <w:r>
        <w:rPr>
          <w:color w:val="008000"/>
        </w:rPr>
        <w:t>// Do one-time tasks here</w:t>
      </w:r>
    </w:p>
    <w:p w14:paraId="2A8D1A2E" w14:textId="77777777" w:rsidR="00AE36C7" w:rsidRDefault="00AE36C7" w:rsidP="00AE36C7">
      <w:pPr>
        <w:pStyle w:val="Instruction"/>
      </w:pPr>
      <w:r>
        <w:t xml:space="preserve">            </w:t>
      </w:r>
      <w:proofErr w:type="spellStart"/>
      <w:proofErr w:type="gramStart"/>
      <w:r>
        <w:t>Debug.Print</w:t>
      </w:r>
      <w:proofErr w:type="spellEnd"/>
      <w:r>
        <w:t>(</w:t>
      </w:r>
      <w:proofErr w:type="gramEnd"/>
      <w:r>
        <w:rPr>
          <w:color w:val="A31515"/>
        </w:rPr>
        <w:t>"Program Started"</w:t>
      </w:r>
      <w:r>
        <w:t>);</w:t>
      </w:r>
    </w:p>
    <w:p w14:paraId="02322A7C" w14:textId="77777777" w:rsidR="00AE36C7" w:rsidRDefault="00AE36C7" w:rsidP="00AE36C7">
      <w:pPr>
        <w:pStyle w:val="Instruction"/>
      </w:pPr>
      <w:r>
        <w:t xml:space="preserve">        }</w:t>
      </w:r>
    </w:p>
    <w:p w14:paraId="59948D5E" w14:textId="77777777" w:rsidR="00AE36C7" w:rsidRDefault="00AE36C7" w:rsidP="00AE36C7">
      <w:pPr>
        <w:pStyle w:val="Instruction"/>
      </w:pPr>
      <w:r>
        <w:t xml:space="preserve">    }</w:t>
      </w:r>
    </w:p>
    <w:p w14:paraId="33004371" w14:textId="77777777" w:rsidR="00AE36C7" w:rsidRDefault="00AE36C7" w:rsidP="00AE36C7">
      <w:pPr>
        <w:pStyle w:val="Instruction"/>
      </w:pPr>
      <w:r>
        <w:t>}</w:t>
      </w:r>
    </w:p>
    <w:p w14:paraId="2C280CEF" w14:textId="77777777" w:rsidR="00AE36C7" w:rsidRDefault="00AE36C7" w:rsidP="00AE36C7">
      <w:pPr>
        <w:pStyle w:val="Instruction"/>
      </w:pPr>
    </w:p>
    <w:p w14:paraId="4845A79A" w14:textId="77777777" w:rsidR="00AE36C7" w:rsidRPr="00AE36C7" w:rsidRDefault="00AE36C7" w:rsidP="00AE36C7">
      <w:pPr>
        <w:pStyle w:val="BodyText"/>
      </w:pPr>
    </w:p>
    <w:p w14:paraId="0B2F6ED6" w14:textId="03DF1B89" w:rsidR="00E37EDD" w:rsidRDefault="00E37EDD">
      <w:pPr>
        <w:pStyle w:val="Heading2"/>
      </w:pPr>
      <w:bookmarkStart w:id="37" w:name="_Toc307836705"/>
      <w:r>
        <w:t>Edit</w:t>
      </w:r>
      <w:r w:rsidR="003F1AE6">
        <w:t>ing</w:t>
      </w:r>
      <w:r>
        <w:t xml:space="preserve"> the Program Template</w:t>
      </w:r>
      <w:r w:rsidR="00F31301">
        <w:t xml:space="preserve"> Project File</w:t>
      </w:r>
      <w:bookmarkEnd w:id="37"/>
    </w:p>
    <w:p w14:paraId="352619D4" w14:textId="52EA27D8" w:rsidR="00E37EDD" w:rsidRPr="00137F38" w:rsidRDefault="00F31301" w:rsidP="00137F38">
      <w:pPr>
        <w:autoSpaceDE w:val="0"/>
        <w:autoSpaceDN w:val="0"/>
        <w:adjustRightInd w:val="0"/>
        <w:rPr>
          <w:rFonts w:ascii="Consolas" w:hAnsi="Consolas" w:cs="Consolas"/>
          <w:sz w:val="19"/>
          <w:szCs w:val="19"/>
        </w:rPr>
      </w:pPr>
      <w:r>
        <w:t>Modify the</w:t>
      </w:r>
      <w:r w:rsidR="00137F38">
        <w:t xml:space="preserve"> </w:t>
      </w:r>
      <w:proofErr w:type="spellStart"/>
      <w:r w:rsidR="00137F38" w:rsidRPr="00137F38">
        <w:rPr>
          <w:rFonts w:ascii="Courier New" w:hAnsi="Courier New" w:cs="Courier New"/>
        </w:rPr>
        <w:t>ProgramTemplate.csproj</w:t>
      </w:r>
      <w:proofErr w:type="spellEnd"/>
      <w:r w:rsidR="00137F38" w:rsidRPr="00137F38">
        <w:rPr>
          <w:rFonts w:ascii="Courier New" w:hAnsi="Courier New" w:cs="Courier New"/>
        </w:rPr>
        <w:t xml:space="preserve"> </w:t>
      </w:r>
      <w:r w:rsidR="00137F38">
        <w:rPr>
          <w:rFonts w:ascii="Consolas" w:hAnsi="Consolas" w:cs="Consolas"/>
          <w:sz w:val="19"/>
          <w:szCs w:val="19"/>
        </w:rPr>
        <w:t>file</w:t>
      </w:r>
      <w:r>
        <w:t xml:space="preserve"> in the following ways:</w:t>
      </w:r>
    </w:p>
    <w:p w14:paraId="2C7C30F8" w14:textId="5E925F13" w:rsidR="00F31301" w:rsidRDefault="00136740" w:rsidP="00F31301">
      <w:pPr>
        <w:pStyle w:val="BodyText"/>
        <w:numPr>
          <w:ilvl w:val="0"/>
          <w:numId w:val="33"/>
        </w:numPr>
      </w:pPr>
      <w:r>
        <w:t>Reference the kit's mainboard u</w:t>
      </w:r>
      <w:r w:rsidR="00F31301">
        <w:t>nder the</w:t>
      </w:r>
      <w:r>
        <w:t xml:space="preserve"> comment</w:t>
      </w:r>
      <w:r w:rsidR="00F31301">
        <w:t xml:space="preserve"> line</w:t>
      </w:r>
      <w:r>
        <w:t>:</w:t>
      </w:r>
      <w:r w:rsidR="00F31301">
        <w:t xml:space="preserve"> </w:t>
      </w:r>
      <w:r w:rsidR="00F31301" w:rsidRPr="00F31301">
        <w:rPr>
          <w:rFonts w:ascii="Courier New" w:hAnsi="Courier New" w:cs="Courier New"/>
        </w:rPr>
        <w:t>&lt;</w:t>
      </w:r>
      <w:proofErr w:type="gramStart"/>
      <w:r w:rsidR="00F31301" w:rsidRPr="00F31301">
        <w:rPr>
          <w:rFonts w:ascii="Courier New" w:hAnsi="Courier New" w:cs="Courier New"/>
        </w:rPr>
        <w:t>!--</w:t>
      </w:r>
      <w:proofErr w:type="gramEnd"/>
      <w:r w:rsidR="00F31301" w:rsidRPr="00F31301">
        <w:rPr>
          <w:rFonts w:ascii="Courier New" w:hAnsi="Courier New" w:cs="Courier New"/>
        </w:rPr>
        <w:t xml:space="preserve"> Reference to the kit mainboard below --&gt;</w:t>
      </w:r>
      <w:r w:rsidR="00F31301">
        <w:t>.</w:t>
      </w:r>
    </w:p>
    <w:p w14:paraId="336F5B95" w14:textId="6DD8F0AA" w:rsidR="00F31301" w:rsidRDefault="00136740" w:rsidP="00F31301">
      <w:pPr>
        <w:pStyle w:val="BodyText"/>
        <w:numPr>
          <w:ilvl w:val="0"/>
          <w:numId w:val="33"/>
        </w:numPr>
      </w:pPr>
      <w:r>
        <w:t>Reference each of the kit's modules u</w:t>
      </w:r>
      <w:r w:rsidR="00F31301">
        <w:t>nder the</w:t>
      </w:r>
      <w:r>
        <w:t xml:space="preserve"> comment</w:t>
      </w:r>
      <w:r w:rsidR="00F31301">
        <w:t xml:space="preserve"> line</w:t>
      </w:r>
      <w:r>
        <w:t>:</w:t>
      </w:r>
      <w:r w:rsidR="00F31301">
        <w:t xml:space="preserve"> </w:t>
      </w:r>
      <w:r w:rsidR="00F31301" w:rsidRPr="00F31301">
        <w:rPr>
          <w:rFonts w:ascii="Courier New" w:hAnsi="Courier New" w:cs="Courier New"/>
        </w:rPr>
        <w:t>&lt;</w:t>
      </w:r>
      <w:proofErr w:type="gramStart"/>
      <w:r w:rsidR="00F31301" w:rsidRPr="00F31301">
        <w:rPr>
          <w:rFonts w:ascii="Courier New" w:hAnsi="Courier New" w:cs="Courier New"/>
        </w:rPr>
        <w:t>!--</w:t>
      </w:r>
      <w:proofErr w:type="gramEnd"/>
      <w:r w:rsidR="00F31301" w:rsidRPr="00F31301">
        <w:rPr>
          <w:rFonts w:ascii="Courier New" w:hAnsi="Courier New" w:cs="Courier New"/>
        </w:rPr>
        <w:t xml:space="preserve"> References to the kit modules below --&gt;</w:t>
      </w:r>
      <w:r w:rsidR="00F31301">
        <w:t>.</w:t>
      </w:r>
    </w:p>
    <w:p w14:paraId="31DAC9AB" w14:textId="7C6E9A38" w:rsidR="00F31301" w:rsidRDefault="00136740" w:rsidP="00F31301">
      <w:pPr>
        <w:pStyle w:val="BodyText"/>
        <w:numPr>
          <w:ilvl w:val="0"/>
          <w:numId w:val="33"/>
        </w:numPr>
      </w:pPr>
      <w:r>
        <w:lastRenderedPageBreak/>
        <w:t>Optionally, change the default NETMF assemblies</w:t>
      </w:r>
      <w:r w:rsidR="004B38CF">
        <w:t>, which are</w:t>
      </w:r>
      <w:r>
        <w:t xml:space="preserve"> </w:t>
      </w:r>
      <w:proofErr w:type="gramStart"/>
      <w:r>
        <w:t>referenced  u</w:t>
      </w:r>
      <w:r w:rsidR="00F31301">
        <w:t>nder</w:t>
      </w:r>
      <w:proofErr w:type="gramEnd"/>
      <w:r w:rsidR="00F31301">
        <w:t xml:space="preserve"> the</w:t>
      </w:r>
      <w:r>
        <w:t xml:space="preserve"> com</w:t>
      </w:r>
      <w:r w:rsidR="004B38CF">
        <w:t>m</w:t>
      </w:r>
      <w:r>
        <w:t>ent</w:t>
      </w:r>
      <w:r w:rsidR="00F31301">
        <w:t xml:space="preserve"> line</w:t>
      </w:r>
      <w:r>
        <w:t>:</w:t>
      </w:r>
      <w:r w:rsidR="00F31301">
        <w:t xml:space="preserve"> </w:t>
      </w:r>
      <w:r w:rsidR="00F31301" w:rsidRPr="00F31301">
        <w:rPr>
          <w:rFonts w:ascii="Courier New" w:hAnsi="Courier New" w:cs="Courier New"/>
        </w:rPr>
        <w:t>&lt;!-- References to the mainboard's NETMF assemblies below --&gt;</w:t>
      </w:r>
      <w:r>
        <w:rPr>
          <w:rFonts w:ascii="Courier New" w:hAnsi="Courier New" w:cs="Courier New"/>
        </w:rPr>
        <w:t xml:space="preserve">. </w:t>
      </w:r>
      <w:r w:rsidR="00F31301">
        <w:t xml:space="preserve"> If you change these refere</w:t>
      </w:r>
      <w:r w:rsidR="004B38CF">
        <w:t xml:space="preserve">nces, </w:t>
      </w:r>
      <w:r w:rsidR="00F31301">
        <w:t xml:space="preserve">change the using directives in the </w:t>
      </w:r>
      <w:proofErr w:type="spellStart"/>
      <w:r w:rsidR="00F31301" w:rsidRPr="00136740">
        <w:rPr>
          <w:rFonts w:ascii="Courier New" w:hAnsi="Courier New" w:cs="Courier New"/>
        </w:rPr>
        <w:t>Program.cs</w:t>
      </w:r>
      <w:proofErr w:type="spellEnd"/>
      <w:r>
        <w:t xml:space="preserve"> file to correspond the references in this file</w:t>
      </w:r>
      <w:r w:rsidR="00F31301">
        <w:t>.</w:t>
      </w:r>
    </w:p>
    <w:p w14:paraId="1392B9BF" w14:textId="77777777" w:rsidR="00F31301" w:rsidRPr="00E37EDD" w:rsidRDefault="00F31301" w:rsidP="00F31301">
      <w:pPr>
        <w:pStyle w:val="BodyText"/>
      </w:pPr>
    </w:p>
    <w:p w14:paraId="23892DE1" w14:textId="26A9BA4C" w:rsidR="00136740" w:rsidRDefault="003F1AE6">
      <w:pPr>
        <w:pStyle w:val="Heading2"/>
      </w:pPr>
      <w:bookmarkStart w:id="38" w:name="_Toc307836706"/>
      <w:r>
        <w:t xml:space="preserve">Adding </w:t>
      </w:r>
      <w:r w:rsidR="00136740">
        <w:t>Resources and Fonts</w:t>
      </w:r>
      <w:bookmarkEnd w:id="38"/>
    </w:p>
    <w:p w14:paraId="66789D3C" w14:textId="37332FCF" w:rsidR="00136740" w:rsidRPr="00136740" w:rsidRDefault="00136740" w:rsidP="00136740">
      <w:pPr>
        <w:pStyle w:val="BodyText"/>
        <w:rPr>
          <w:rFonts w:cstheme="minorHAnsi"/>
        </w:rPr>
      </w:pPr>
      <w:r w:rsidRPr="00136740">
        <w:t>If you want</w:t>
      </w:r>
      <w:r>
        <w:t xml:space="preserve"> to add new resources, or change</w:t>
      </w:r>
      <w:r w:rsidRPr="00136740">
        <w:t xml:space="preserve"> the fonts provided as the default resources, do so in </w:t>
      </w:r>
      <w:proofErr w:type="spellStart"/>
      <w:r w:rsidRPr="00136740">
        <w:rPr>
          <w:rFonts w:ascii="Courier New" w:hAnsi="Courier New" w:cs="Courier New"/>
        </w:rPr>
        <w:t>Resources.resx</w:t>
      </w:r>
      <w:proofErr w:type="spellEnd"/>
      <w:r w:rsidRPr="00136740">
        <w:t xml:space="preserve"> and </w:t>
      </w:r>
      <w:proofErr w:type="spellStart"/>
      <w:r w:rsidRPr="00136740">
        <w:rPr>
          <w:rFonts w:ascii="Courier New" w:hAnsi="Courier New" w:cs="Courier New"/>
        </w:rPr>
        <w:t>Resources.Designer.cs</w:t>
      </w:r>
      <w:proofErr w:type="spellEnd"/>
      <w:r w:rsidRPr="00136740">
        <w:rPr>
          <w:rFonts w:cstheme="minorHAnsi"/>
        </w:rPr>
        <w:t>.</w:t>
      </w:r>
    </w:p>
    <w:p w14:paraId="5A87C8D1" w14:textId="426B4E44" w:rsidR="00136740" w:rsidRDefault="003F1AE6">
      <w:pPr>
        <w:pStyle w:val="Heading2"/>
      </w:pPr>
      <w:bookmarkStart w:id="39" w:name="_Toc307836707"/>
      <w:r>
        <w:t xml:space="preserve">Preparing the </w:t>
      </w:r>
      <w:r w:rsidR="00136740">
        <w:t>Kit Installer</w:t>
      </w:r>
      <w:bookmarkEnd w:id="39"/>
    </w:p>
    <w:p w14:paraId="3E7D9483" w14:textId="4E468308" w:rsidR="00136740" w:rsidRDefault="00136740" w:rsidP="00136740">
      <w:pPr>
        <w:pStyle w:val="BodyText"/>
      </w:pPr>
      <w:r>
        <w:t>The kit installer</w:t>
      </w:r>
      <w:r w:rsidRPr="00136740">
        <w:t xml:space="preserve"> project </w:t>
      </w:r>
      <w:r>
        <w:t>is in the same folder</w:t>
      </w:r>
      <w:r w:rsidR="005C1128">
        <w:t xml:space="preserve"> as </w:t>
      </w:r>
      <w:r w:rsidR="005C1128" w:rsidRPr="004B38CF">
        <w:rPr>
          <w:rFonts w:ascii="Courier New" w:hAnsi="Courier New" w:cs="Courier New"/>
        </w:rPr>
        <w:t>readme.txt</w:t>
      </w:r>
      <w:r w:rsidR="005C1128">
        <w:t xml:space="preserve">. </w:t>
      </w:r>
      <w:r w:rsidR="005C1128" w:rsidRPr="005C1128">
        <w:t xml:space="preserve">Edit </w:t>
      </w:r>
      <w:r w:rsidR="005C1128">
        <w:t xml:space="preserve">the file </w:t>
      </w:r>
      <w:r w:rsidR="005C1128" w:rsidRPr="005C1128">
        <w:rPr>
          <w:rFonts w:ascii="Courier New" w:hAnsi="Courier New" w:cs="Courier New"/>
        </w:rPr>
        <w:t>en-</w:t>
      </w:r>
      <w:proofErr w:type="spellStart"/>
      <w:r w:rsidR="005C1128" w:rsidRPr="005C1128">
        <w:rPr>
          <w:rFonts w:ascii="Courier New" w:hAnsi="Courier New" w:cs="Courier New"/>
        </w:rPr>
        <w:t>us.wxl</w:t>
      </w:r>
      <w:proofErr w:type="spellEnd"/>
      <w:r w:rsidR="005C1128">
        <w:t xml:space="preserve"> to specify your</w:t>
      </w:r>
      <w:r w:rsidR="005C1128" w:rsidRPr="005C1128">
        <w:t xml:space="preserve"> company name</w:t>
      </w:r>
      <w:r w:rsidR="005C1128">
        <w:t xml:space="preserve"> in the</w:t>
      </w:r>
      <w:r w:rsidR="005C1128" w:rsidRPr="005C1128">
        <w:t xml:space="preserve"> </w:t>
      </w:r>
      <w:proofErr w:type="spellStart"/>
      <w:r w:rsidR="005C1128" w:rsidRPr="005C1128">
        <w:rPr>
          <w:rFonts w:ascii="Courier New" w:hAnsi="Courier New" w:cs="Courier New"/>
        </w:rPr>
        <w:t>DistributorFull</w:t>
      </w:r>
      <w:proofErr w:type="spellEnd"/>
      <w:r w:rsidR="005C1128">
        <w:t xml:space="preserve"> element</w:t>
      </w:r>
      <w:r w:rsidR="005C1128" w:rsidRPr="005C1128">
        <w:t>.  You can also change the kit name in this file.</w:t>
      </w:r>
    </w:p>
    <w:p w14:paraId="5E85CE41" w14:textId="37F2F820" w:rsidR="005C1128" w:rsidRDefault="004B38CF" w:rsidP="00136740">
      <w:pPr>
        <w:pStyle w:val="BodyText"/>
      </w:pPr>
      <w:r>
        <w:t xml:space="preserve">Edit the </w:t>
      </w:r>
      <w:proofErr w:type="gramStart"/>
      <w:r>
        <w:t xml:space="preserve">installer </w:t>
      </w:r>
      <w:r w:rsidR="005C1128">
        <w:t xml:space="preserve"> </w:t>
      </w:r>
      <w:proofErr w:type="spellStart"/>
      <w:r w:rsidR="005C1128" w:rsidRPr="005C1128">
        <w:rPr>
          <w:rFonts w:ascii="Courier New" w:hAnsi="Courier New" w:cs="Courier New"/>
        </w:rPr>
        <w:t>msi.wxs</w:t>
      </w:r>
      <w:proofErr w:type="spellEnd"/>
      <w:proofErr w:type="gramEnd"/>
      <w:r w:rsidR="005C1128" w:rsidRPr="005C1128">
        <w:t xml:space="preserve"> </w:t>
      </w:r>
      <w:r>
        <w:t>file in the following ways</w:t>
      </w:r>
      <w:r w:rsidR="005C1128" w:rsidRPr="005C1128">
        <w:t>:</w:t>
      </w:r>
    </w:p>
    <w:p w14:paraId="20886779" w14:textId="505BA0FD" w:rsidR="005C1128" w:rsidRDefault="004B38CF" w:rsidP="005C1128">
      <w:pPr>
        <w:pStyle w:val="BodyText"/>
        <w:numPr>
          <w:ilvl w:val="0"/>
          <w:numId w:val="34"/>
        </w:numPr>
      </w:pPr>
      <w:r>
        <w:t>List the getting-started-</w:t>
      </w:r>
      <w:r w:rsidR="005C1128">
        <w:t>guide image files under the comment line: &lt;</w:t>
      </w:r>
      <w:proofErr w:type="gramStart"/>
      <w:r w:rsidR="005C1128">
        <w:t>!--</w:t>
      </w:r>
      <w:proofErr w:type="gramEnd"/>
      <w:r w:rsidR="005C1128">
        <w:t xml:space="preserve"> List all images used in the getting started guide here --&gt;. If you don't have a getting started guide, remove the WiX elements relating to the </w:t>
      </w:r>
      <w:r w:rsidR="005C1128" w:rsidRPr="004B38CF">
        <w:rPr>
          <w:i/>
        </w:rPr>
        <w:t>Getting Started Guide</w:t>
      </w:r>
      <w:r w:rsidR="005C1128">
        <w:t>.</w:t>
      </w:r>
    </w:p>
    <w:p w14:paraId="35BAA992" w14:textId="2E99739F" w:rsidR="005C1128" w:rsidRDefault="005C1128" w:rsidP="004B38CF">
      <w:pPr>
        <w:pStyle w:val="BodyText"/>
        <w:numPr>
          <w:ilvl w:val="0"/>
          <w:numId w:val="34"/>
        </w:numPr>
      </w:pPr>
      <w:r>
        <w:t>If you don't want an app</w:t>
      </w:r>
      <w:r w:rsidR="004B38CF">
        <w:t>lication</w:t>
      </w:r>
      <w:r>
        <w:t xml:space="preserve"> template, remove the WiX elements relating to VS 2010 templates. The template should</w:t>
      </w:r>
      <w:r w:rsidR="004B38CF">
        <w:t>, by default,</w:t>
      </w:r>
      <w:r>
        <w:t xml:space="preserve"> correctly reference the app</w:t>
      </w:r>
      <w:r w:rsidR="004B38CF">
        <w:t>lication</w:t>
      </w:r>
      <w:r>
        <w:t xml:space="preserve"> template</w:t>
      </w:r>
      <w:r w:rsidR="004B38CF">
        <w:t xml:space="preserve">, which you edited as described under the heading </w:t>
      </w:r>
      <w:proofErr w:type="gramStart"/>
      <w:r w:rsidR="004B38CF" w:rsidRPr="002035B2">
        <w:rPr>
          <w:b/>
        </w:rPr>
        <w:t>Edit</w:t>
      </w:r>
      <w:r w:rsidR="002035B2" w:rsidRPr="002035B2">
        <w:rPr>
          <w:b/>
        </w:rPr>
        <w:t>ing</w:t>
      </w:r>
      <w:proofErr w:type="gramEnd"/>
      <w:r w:rsidR="004B38CF" w:rsidRPr="002035B2">
        <w:rPr>
          <w:b/>
        </w:rPr>
        <w:t xml:space="preserve"> the Program Template Project File</w:t>
      </w:r>
      <w:r>
        <w:t xml:space="preserve">. </w:t>
      </w:r>
    </w:p>
    <w:p w14:paraId="31ED013C" w14:textId="17E2765E" w:rsidR="005C1128" w:rsidRDefault="005C1128" w:rsidP="005C1128">
      <w:pPr>
        <w:pStyle w:val="BodyText"/>
        <w:numPr>
          <w:ilvl w:val="0"/>
          <w:numId w:val="34"/>
        </w:numPr>
      </w:pPr>
      <w:r>
        <w:t>Follow the instructions to reference merge modules (</w:t>
      </w:r>
      <w:proofErr w:type="spellStart"/>
      <w:r>
        <w:t>msm</w:t>
      </w:r>
      <w:proofErr w:type="spellEnd"/>
      <w:r>
        <w:t xml:space="preserve"> files) for the mainboard(s) and module(s) you are including in this kit under the comment line: &lt;!-- List merge modules for m</w:t>
      </w:r>
      <w:r w:rsidR="004B38CF">
        <w:t xml:space="preserve">ainboard(s) and module(s) --&gt;. </w:t>
      </w:r>
      <w:r>
        <w:tab/>
      </w:r>
    </w:p>
    <w:p w14:paraId="711529BD" w14:textId="742ADBF8" w:rsidR="005C1128" w:rsidRPr="00136740" w:rsidRDefault="005C1128" w:rsidP="005C1128">
      <w:pPr>
        <w:pStyle w:val="BodyText"/>
        <w:numPr>
          <w:ilvl w:val="0"/>
          <w:numId w:val="34"/>
        </w:numPr>
      </w:pPr>
      <w:r>
        <w:t>Follow the instructions to reference merge modules under the comment line: &lt;!-- List all merge modules above here --&gt;</w:t>
      </w:r>
    </w:p>
    <w:p w14:paraId="5E6085CA" w14:textId="6F106148" w:rsidR="007567A8" w:rsidRDefault="007567A8">
      <w:pPr>
        <w:pStyle w:val="Heading2"/>
      </w:pPr>
      <w:bookmarkStart w:id="40" w:name="_Toc307836708"/>
      <w:r>
        <w:t>Build</w:t>
      </w:r>
      <w:r w:rsidR="003F1AE6">
        <w:t>ing</w:t>
      </w:r>
      <w:r>
        <w:t xml:space="preserve"> the Kit</w:t>
      </w:r>
      <w:bookmarkEnd w:id="40"/>
    </w:p>
    <w:p w14:paraId="09C74673" w14:textId="16F1A0B4" w:rsidR="007567A8" w:rsidRDefault="007567A8" w:rsidP="007567A8">
      <w:pPr>
        <w:pStyle w:val="BodyText"/>
      </w:pPr>
      <w:r w:rsidRPr="007567A8">
        <w:t xml:space="preserve">The </w:t>
      </w:r>
      <w:proofErr w:type="spellStart"/>
      <w:r w:rsidRPr="007567A8">
        <w:t>msi.wxs</w:t>
      </w:r>
      <w:proofErr w:type="spellEnd"/>
      <w:r w:rsidRPr="007567A8">
        <w:t xml:space="preserve"> file relies on merge module (MSM) files bei</w:t>
      </w:r>
      <w:r>
        <w:t>ng in the right locations. The</w:t>
      </w:r>
      <w:r w:rsidRPr="007567A8">
        <w:t xml:space="preserve"> .</w:t>
      </w:r>
      <w:proofErr w:type="spellStart"/>
      <w:r w:rsidRPr="007567A8">
        <w:t>msm</w:t>
      </w:r>
      <w:proofErr w:type="spellEnd"/>
      <w:r w:rsidRPr="007567A8">
        <w:t xml:space="preserve"> files were built by the mainbo</w:t>
      </w:r>
      <w:r>
        <w:t>ard and module projects,</w:t>
      </w:r>
      <w:r w:rsidRPr="007567A8">
        <w:t xml:space="preserve"> using the respective .NET Gadgeteer templates. These templates only build the MSM file</w:t>
      </w:r>
      <w:r w:rsidR="004B38CF">
        <w:t xml:space="preserve"> when the build configuration is </w:t>
      </w:r>
      <w:r w:rsidRPr="007567A8">
        <w:rPr>
          <w:b/>
        </w:rPr>
        <w:t>Release</w:t>
      </w:r>
      <w:r w:rsidRPr="007567A8">
        <w:t xml:space="preserve">. </w:t>
      </w:r>
      <w:r w:rsidR="004B38CF">
        <w:t xml:space="preserve"> </w:t>
      </w:r>
      <w:r w:rsidRPr="007567A8">
        <w:t>So, one way to build the Kit Installer is to open up each of the individual mainboard/module solutions</w:t>
      </w:r>
      <w:r w:rsidR="004B38CF" w:rsidRPr="007567A8">
        <w:t>, before building the kit template</w:t>
      </w:r>
      <w:r w:rsidR="004B38CF">
        <w:t>,</w:t>
      </w:r>
      <w:r w:rsidRPr="007567A8">
        <w:t xml:space="preserve"> and build </w:t>
      </w:r>
      <w:r w:rsidR="004B38CF">
        <w:t xml:space="preserve">them </w:t>
      </w:r>
      <w:r w:rsidRPr="007567A8">
        <w:t xml:space="preserve">under </w:t>
      </w:r>
      <w:r w:rsidRPr="007567A8">
        <w:rPr>
          <w:b/>
        </w:rPr>
        <w:t>Release</w:t>
      </w:r>
      <w:r w:rsidRPr="007567A8">
        <w:t xml:space="preserve"> configuration to make the MSMs. </w:t>
      </w:r>
    </w:p>
    <w:p w14:paraId="005DC101" w14:textId="77777777" w:rsidR="003F1AE6" w:rsidRDefault="004B38CF" w:rsidP="007567A8">
      <w:pPr>
        <w:pStyle w:val="BodyText"/>
      </w:pPr>
      <w:r>
        <w:t xml:space="preserve">Another </w:t>
      </w:r>
      <w:r w:rsidR="007567A8" w:rsidRPr="007567A8">
        <w:t>convenient way to rebuild the kit is to add the main</w:t>
      </w:r>
      <w:r>
        <w:t>board/module projects to the Kit solution</w:t>
      </w:r>
      <w:r w:rsidR="003F1AE6">
        <w:t xml:space="preserve">. </w:t>
      </w:r>
    </w:p>
    <w:p w14:paraId="0B97F7EB" w14:textId="77777777" w:rsidR="003F1AE6" w:rsidRDefault="003F1AE6" w:rsidP="00345BF5">
      <w:pPr>
        <w:pStyle w:val="Procedure"/>
      </w:pPr>
      <w:r>
        <w:lastRenderedPageBreak/>
        <w:t>T</w:t>
      </w:r>
      <w:r w:rsidRPr="007567A8">
        <w:t>o add the main</w:t>
      </w:r>
      <w:r>
        <w:t>board/module projects to the Kit solution</w:t>
      </w:r>
    </w:p>
    <w:p w14:paraId="600EBC66" w14:textId="6B72A3DB" w:rsidR="003F1AE6" w:rsidRDefault="003F1AE6" w:rsidP="00345BF5">
      <w:pPr>
        <w:pStyle w:val="List"/>
      </w:pPr>
      <w:r>
        <w:t>1.</w:t>
      </w:r>
      <w:r>
        <w:tab/>
        <w:t xml:space="preserve">Right click </w:t>
      </w:r>
      <w:r w:rsidRPr="007567A8">
        <w:rPr>
          <w:b/>
        </w:rPr>
        <w:t>MSM Sources</w:t>
      </w:r>
      <w:r w:rsidRPr="007567A8">
        <w:t xml:space="preserve"> in </w:t>
      </w:r>
      <w:r w:rsidRPr="007567A8">
        <w:rPr>
          <w:b/>
        </w:rPr>
        <w:t>Solution Explorer</w:t>
      </w:r>
      <w:r w:rsidRPr="007567A8">
        <w:t xml:space="preserve"> and choose "Add</w:t>
      </w:r>
      <w:r>
        <w:t>-&gt;Existing Project", to</w:t>
      </w:r>
      <w:r w:rsidRPr="007567A8">
        <w:t xml:space="preserve"> add each mainboa</w:t>
      </w:r>
      <w:r>
        <w:t xml:space="preserve">rd/module project. </w:t>
      </w:r>
    </w:p>
    <w:p w14:paraId="305E8094" w14:textId="5FF24344" w:rsidR="003F1AE6" w:rsidRDefault="003F1AE6" w:rsidP="00345BF5">
      <w:pPr>
        <w:pStyle w:val="List"/>
      </w:pPr>
      <w:r>
        <w:t>2.</w:t>
      </w:r>
      <w:r>
        <w:tab/>
      </w:r>
      <w:r w:rsidRPr="007567A8">
        <w:t xml:space="preserve">In </w:t>
      </w:r>
      <w:r w:rsidRPr="004B38CF">
        <w:rPr>
          <w:b/>
        </w:rPr>
        <w:t>Release</w:t>
      </w:r>
      <w:r w:rsidRPr="007567A8">
        <w:t xml:space="preserve"> configurati</w:t>
      </w:r>
      <w:r>
        <w:t>on</w:t>
      </w:r>
      <w:proofErr w:type="gramStart"/>
      <w:r>
        <w:t>,  right</w:t>
      </w:r>
      <w:proofErr w:type="gramEnd"/>
      <w:r>
        <w:t xml:space="preserve">-click the </w:t>
      </w:r>
      <w:r w:rsidRPr="007567A8">
        <w:rPr>
          <w:b/>
        </w:rPr>
        <w:t>MSM Sources</w:t>
      </w:r>
      <w:r>
        <w:t xml:space="preserve"> folder and select </w:t>
      </w:r>
      <w:r w:rsidRPr="007567A8">
        <w:rPr>
          <w:b/>
        </w:rPr>
        <w:t>Rebuild</w:t>
      </w:r>
      <w:r>
        <w:t xml:space="preserve"> to rebuild all </w:t>
      </w:r>
      <w:r w:rsidRPr="007567A8">
        <w:t xml:space="preserve">the MSMs, or rebuild them individually. </w:t>
      </w:r>
    </w:p>
    <w:p w14:paraId="1893F07F" w14:textId="34777A58" w:rsidR="007567A8" w:rsidRPr="007567A8" w:rsidRDefault="003F1AE6" w:rsidP="003F1AE6">
      <w:pPr>
        <w:pStyle w:val="BodyText"/>
      </w:pPr>
      <w:r w:rsidRPr="007567A8">
        <w:t xml:space="preserve">The kit installer will build in </w:t>
      </w:r>
      <w:r w:rsidRPr="007E4C52">
        <w:rPr>
          <w:b/>
        </w:rPr>
        <w:t>Debug</w:t>
      </w:r>
      <w:r w:rsidRPr="007567A8">
        <w:t xml:space="preserve"> or </w:t>
      </w:r>
      <w:r w:rsidRPr="007E4C52">
        <w:rPr>
          <w:b/>
        </w:rPr>
        <w:t>Release</w:t>
      </w:r>
      <w:r w:rsidRPr="007567A8">
        <w:t xml:space="preserve"> configuration, so one way to ensure that you don't accidentally rebuild all your MSMs is to stay in </w:t>
      </w:r>
      <w:r w:rsidRPr="007E4C52">
        <w:rPr>
          <w:b/>
        </w:rPr>
        <w:t>Debug</w:t>
      </w:r>
      <w:r w:rsidRPr="007567A8">
        <w:t xml:space="preserve"> configuration.</w:t>
      </w:r>
    </w:p>
    <w:p w14:paraId="4A5FA68B" w14:textId="0BA0BEF6" w:rsidR="007567A8" w:rsidRDefault="007567A8">
      <w:pPr>
        <w:pStyle w:val="Heading2"/>
      </w:pPr>
      <w:bookmarkStart w:id="41" w:name="_Toc307836709"/>
      <w:r>
        <w:t>Making Changes</w:t>
      </w:r>
      <w:r w:rsidR="00BF7F74">
        <w:t xml:space="preserve"> to Kit Software</w:t>
      </w:r>
      <w:bookmarkEnd w:id="41"/>
    </w:p>
    <w:p w14:paraId="7F667E42" w14:textId="425ABA07" w:rsidR="007567A8" w:rsidRDefault="007567A8" w:rsidP="007567A8">
      <w:pPr>
        <w:pStyle w:val="BodyText"/>
      </w:pPr>
      <w:r w:rsidRPr="007567A8">
        <w:t>If you make want to release a ne</w:t>
      </w:r>
      <w:r>
        <w:t xml:space="preserve">w version of your kit, </w:t>
      </w:r>
      <w:r w:rsidRPr="007567A8">
        <w:t>change the version number</w:t>
      </w:r>
      <w:r w:rsidR="00474019">
        <w:t>s</w:t>
      </w:r>
      <w:r w:rsidRPr="007567A8">
        <w:t xml:space="preserve"> in </w:t>
      </w:r>
      <w:proofErr w:type="spellStart"/>
      <w:r w:rsidR="00474019">
        <w:t>AssemblyInfo.cs</w:t>
      </w:r>
      <w:proofErr w:type="spellEnd"/>
      <w:r w:rsidR="00474019">
        <w:t xml:space="preserve"> and </w:t>
      </w:r>
      <w:proofErr w:type="spellStart"/>
      <w:r w:rsidRPr="007567A8">
        <w:rPr>
          <w:rFonts w:ascii="Courier New" w:hAnsi="Courier New" w:cs="Courier New"/>
        </w:rPr>
        <w:t>common.wxi</w:t>
      </w:r>
      <w:proofErr w:type="spellEnd"/>
      <w:r w:rsidRPr="007567A8">
        <w:t>.</w:t>
      </w:r>
    </w:p>
    <w:p w14:paraId="1EEAE584" w14:textId="3E64CEB4" w:rsidR="00474019" w:rsidRDefault="00474019" w:rsidP="007567A8">
      <w:pPr>
        <w:pStyle w:val="BodyText"/>
      </w:pPr>
      <w:r>
        <w:t xml:space="preserve">Comments in </w:t>
      </w:r>
      <w:proofErr w:type="spellStart"/>
      <w:r w:rsidRPr="00713161">
        <w:rPr>
          <w:rFonts w:ascii="Courier New" w:hAnsi="Courier New" w:cs="Courier New"/>
        </w:rPr>
        <w:t>AssemblyInfo.cs</w:t>
      </w:r>
      <w:proofErr w:type="spellEnd"/>
      <w:r>
        <w:t xml:space="preserve"> describe the version numbers, as shown below.</w:t>
      </w:r>
    </w:p>
    <w:p w14:paraId="74C97314" w14:textId="77777777" w:rsidR="00474019" w:rsidRDefault="00474019" w:rsidP="0047401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System.Reflection</w:t>
      </w:r>
      <w:proofErr w:type="spellEnd"/>
      <w:r>
        <w:rPr>
          <w:rFonts w:ascii="Consolas" w:hAnsi="Consolas" w:cs="Consolas"/>
          <w:sz w:val="19"/>
          <w:szCs w:val="19"/>
        </w:rPr>
        <w:t>;</w:t>
      </w:r>
    </w:p>
    <w:p w14:paraId="6F50CF62" w14:textId="77777777" w:rsidR="00474019" w:rsidRDefault="00474019" w:rsidP="0047401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System.Runtime.CompilerServices</w:t>
      </w:r>
      <w:proofErr w:type="spellEnd"/>
      <w:r>
        <w:rPr>
          <w:rFonts w:ascii="Consolas" w:hAnsi="Consolas" w:cs="Consolas"/>
          <w:sz w:val="19"/>
          <w:szCs w:val="19"/>
        </w:rPr>
        <w:t>;</w:t>
      </w:r>
    </w:p>
    <w:p w14:paraId="0A30CC07" w14:textId="77777777" w:rsidR="00474019" w:rsidRDefault="00474019" w:rsidP="0047401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System.Runtime.InteropServices</w:t>
      </w:r>
      <w:proofErr w:type="spellEnd"/>
      <w:r>
        <w:rPr>
          <w:rFonts w:ascii="Consolas" w:hAnsi="Consolas" w:cs="Consolas"/>
          <w:sz w:val="19"/>
          <w:szCs w:val="19"/>
        </w:rPr>
        <w:t>;</w:t>
      </w:r>
    </w:p>
    <w:p w14:paraId="0D0FF1E7" w14:textId="77777777" w:rsidR="00474019" w:rsidRDefault="00474019" w:rsidP="00474019">
      <w:pPr>
        <w:autoSpaceDE w:val="0"/>
        <w:autoSpaceDN w:val="0"/>
        <w:adjustRightInd w:val="0"/>
        <w:rPr>
          <w:rFonts w:ascii="Consolas" w:hAnsi="Consolas" w:cs="Consolas"/>
          <w:sz w:val="19"/>
          <w:szCs w:val="19"/>
        </w:rPr>
      </w:pPr>
    </w:p>
    <w:p w14:paraId="37BFD7BA"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14:paraId="55C3C5DF"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14:paraId="528AEAE8"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14:paraId="36629987"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AssemblyTitle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sz w:val="19"/>
          <w:szCs w:val="19"/>
        </w:rPr>
        <w:t>)]</w:t>
      </w:r>
    </w:p>
    <w:p w14:paraId="7FA8A250"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AssemblyDescription</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14:paraId="0367C1D7"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AssemblyConfiguration</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14:paraId="3E840270"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AssemblyCompany</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registeredorganization</w:t>
      </w:r>
      <w:proofErr w:type="spellEnd"/>
      <w:r>
        <w:rPr>
          <w:rFonts w:ascii="Consolas" w:hAnsi="Consolas" w:cs="Consolas"/>
          <w:color w:val="A31515"/>
          <w:sz w:val="19"/>
          <w:szCs w:val="19"/>
        </w:rPr>
        <w:t>$"</w:t>
      </w:r>
      <w:r>
        <w:rPr>
          <w:rFonts w:ascii="Consolas" w:hAnsi="Consolas" w:cs="Consolas"/>
          <w:sz w:val="19"/>
          <w:szCs w:val="19"/>
        </w:rPr>
        <w:t>)]</w:t>
      </w:r>
    </w:p>
    <w:p w14:paraId="695E5867"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AssemblyProduct</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sz w:val="19"/>
          <w:szCs w:val="19"/>
        </w:rPr>
        <w:t>)]</w:t>
      </w:r>
    </w:p>
    <w:p w14:paraId="63725FD3"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AssemblyCopyright</w:t>
      </w:r>
      <w:proofErr w:type="spellEnd"/>
      <w:r>
        <w:rPr>
          <w:rFonts w:ascii="Consolas" w:hAnsi="Consolas" w:cs="Consolas"/>
          <w:sz w:val="19"/>
          <w:szCs w:val="19"/>
        </w:rPr>
        <w:t>(</w:t>
      </w:r>
      <w:r>
        <w:rPr>
          <w:rFonts w:ascii="Consolas" w:hAnsi="Consolas" w:cs="Consolas"/>
          <w:color w:val="A31515"/>
          <w:sz w:val="19"/>
          <w:szCs w:val="19"/>
        </w:rPr>
        <w:t>"Copyright © $</w:t>
      </w:r>
      <w:proofErr w:type="spellStart"/>
      <w:r>
        <w:rPr>
          <w:rFonts w:ascii="Consolas" w:hAnsi="Consolas" w:cs="Consolas"/>
          <w:color w:val="A31515"/>
          <w:sz w:val="19"/>
          <w:szCs w:val="19"/>
        </w:rPr>
        <w:t>registeredorganization</w:t>
      </w:r>
      <w:proofErr w:type="spellEnd"/>
      <w:r>
        <w:rPr>
          <w:rFonts w:ascii="Consolas" w:hAnsi="Consolas" w:cs="Consolas"/>
          <w:color w:val="A31515"/>
          <w:sz w:val="19"/>
          <w:szCs w:val="19"/>
        </w:rPr>
        <w:t>$ $year$"</w:t>
      </w:r>
      <w:r>
        <w:rPr>
          <w:rFonts w:ascii="Consolas" w:hAnsi="Consolas" w:cs="Consolas"/>
          <w:sz w:val="19"/>
          <w:szCs w:val="19"/>
        </w:rPr>
        <w:t>)]</w:t>
      </w:r>
    </w:p>
    <w:p w14:paraId="35D31DE2"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AssemblyTrademark</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14:paraId="7F2E4715"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AssemblyCulture</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14:paraId="2D69E49F" w14:textId="77777777" w:rsidR="00474019" w:rsidRDefault="00474019" w:rsidP="00474019">
      <w:pPr>
        <w:autoSpaceDE w:val="0"/>
        <w:autoSpaceDN w:val="0"/>
        <w:adjustRightInd w:val="0"/>
        <w:rPr>
          <w:rFonts w:ascii="Consolas" w:hAnsi="Consolas" w:cs="Consolas"/>
          <w:sz w:val="19"/>
          <w:szCs w:val="19"/>
        </w:rPr>
      </w:pPr>
    </w:p>
    <w:p w14:paraId="52746221"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14:paraId="55E578EF"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w:t>
      </w:r>
    </w:p>
    <w:p w14:paraId="5F5D46B5"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14:paraId="186E7E73"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14:paraId="61F5BC72"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14:paraId="2B4B43DF"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14:paraId="01778F6B"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w:t>
      </w:r>
    </w:p>
    <w:p w14:paraId="3C5AA2B6" w14:textId="77777777" w:rsidR="00474019" w:rsidRDefault="00474019" w:rsidP="00474019">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You</w:t>
      </w:r>
      <w:proofErr w:type="gramEnd"/>
      <w:r>
        <w:rPr>
          <w:rFonts w:ascii="Consolas" w:hAnsi="Consolas" w:cs="Consolas"/>
          <w:color w:val="008000"/>
          <w:sz w:val="19"/>
          <w:szCs w:val="19"/>
        </w:rPr>
        <w:t xml:space="preserve"> can specify all the values or you can default the Build </w:t>
      </w:r>
    </w:p>
    <w:p w14:paraId="52CB3330" w14:textId="6CABC381"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and Revision Numbers by using the '*' as shown below:</w:t>
      </w:r>
    </w:p>
    <w:p w14:paraId="5877A0A9"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[assembly: </w:t>
      </w:r>
      <w:proofErr w:type="spellStart"/>
      <w:proofErr w:type="gramStart"/>
      <w:r>
        <w:rPr>
          <w:rFonts w:ascii="Consolas" w:hAnsi="Consolas" w:cs="Consolas"/>
          <w:color w:val="008000"/>
          <w:sz w:val="19"/>
          <w:szCs w:val="19"/>
        </w:rPr>
        <w:t>AssemblyVersion</w:t>
      </w:r>
      <w:proofErr w:type="spellEnd"/>
      <w:r>
        <w:rPr>
          <w:rFonts w:ascii="Consolas" w:hAnsi="Consolas" w:cs="Consolas"/>
          <w:color w:val="008000"/>
          <w:sz w:val="19"/>
          <w:szCs w:val="19"/>
        </w:rPr>
        <w:t>(</w:t>
      </w:r>
      <w:proofErr w:type="gramEnd"/>
      <w:r>
        <w:rPr>
          <w:rFonts w:ascii="Consolas" w:hAnsi="Consolas" w:cs="Consolas"/>
          <w:color w:val="008000"/>
          <w:sz w:val="19"/>
          <w:szCs w:val="19"/>
        </w:rPr>
        <w:t>"1.0.*")]</w:t>
      </w:r>
    </w:p>
    <w:p w14:paraId="005B66A3"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AssemblyVersion</w:t>
      </w:r>
      <w:proofErr w:type="spellEnd"/>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14:paraId="4D7D3CA0" w14:textId="77777777" w:rsidR="00474019" w:rsidRDefault="00474019" w:rsidP="00474019">
      <w:pPr>
        <w:autoSpaceDE w:val="0"/>
        <w:autoSpaceDN w:val="0"/>
        <w:adjustRightInd w:val="0"/>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assembly</w:t>
      </w:r>
      <w:proofErr w:type="gramEnd"/>
      <w:r>
        <w:rPr>
          <w:rFonts w:ascii="Consolas" w:hAnsi="Consolas" w:cs="Consolas"/>
          <w:sz w:val="19"/>
          <w:szCs w:val="19"/>
        </w:rPr>
        <w:t xml:space="preserve">: </w:t>
      </w:r>
      <w:proofErr w:type="spellStart"/>
      <w:r>
        <w:rPr>
          <w:rFonts w:ascii="Consolas" w:hAnsi="Consolas" w:cs="Consolas"/>
          <w:color w:val="2B91AF"/>
          <w:sz w:val="19"/>
          <w:szCs w:val="19"/>
        </w:rPr>
        <w:t>AssemblyFileVersion</w:t>
      </w:r>
      <w:proofErr w:type="spellEnd"/>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14:paraId="588BB5EB" w14:textId="77777777" w:rsidR="00474019" w:rsidRDefault="00474019" w:rsidP="00474019">
      <w:pPr>
        <w:autoSpaceDE w:val="0"/>
        <w:autoSpaceDN w:val="0"/>
        <w:adjustRightInd w:val="0"/>
        <w:rPr>
          <w:rFonts w:ascii="Consolas" w:hAnsi="Consolas" w:cs="Consolas"/>
          <w:sz w:val="19"/>
          <w:szCs w:val="19"/>
        </w:rPr>
      </w:pPr>
    </w:p>
    <w:p w14:paraId="220F1AA2" w14:textId="3AA1CD92" w:rsidR="00474019" w:rsidRDefault="00474019" w:rsidP="00474019">
      <w:pPr>
        <w:pStyle w:val="BodyText"/>
      </w:pPr>
      <w:r>
        <w:t xml:space="preserve">Similar comments in the </w:t>
      </w:r>
      <w:proofErr w:type="spellStart"/>
      <w:r w:rsidRPr="00713161">
        <w:rPr>
          <w:rFonts w:ascii="Courier New" w:hAnsi="Courier New" w:cs="Courier New"/>
        </w:rPr>
        <w:t>common.wxi</w:t>
      </w:r>
      <w:proofErr w:type="spellEnd"/>
      <w:r>
        <w:t xml:space="preserve"> describe how to change the version.</w:t>
      </w:r>
    </w:p>
    <w:p w14:paraId="32EAA0DF" w14:textId="387D84C1" w:rsidR="00474019" w:rsidRDefault="00474019" w:rsidP="00474019">
      <w:pPr>
        <w:pStyle w:val="BodyText"/>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Change this whenever releasing a new kit installer.  The fourth number is ignored, so change one of the top three. Otherwise, users will not be able to upgrade properly; Windows Installer will exit with an error instead of upgrading. </w:t>
      </w:r>
      <w:r>
        <w:rPr>
          <w:rFonts w:ascii="Consolas" w:hAnsi="Consolas" w:cs="Consolas"/>
          <w:color w:val="0000FF"/>
          <w:sz w:val="19"/>
          <w:szCs w:val="19"/>
        </w:rPr>
        <w:t>--&gt;</w:t>
      </w:r>
    </w:p>
    <w:p w14:paraId="6E2A6A8B" w14:textId="77777777" w:rsidR="00474019" w:rsidRDefault="00474019" w:rsidP="0047401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lastRenderedPageBreak/>
        <w:t xml:space="preserve">  </w:t>
      </w:r>
      <w:proofErr w:type="gramStart"/>
      <w:r>
        <w:rPr>
          <w:rFonts w:ascii="Consolas" w:hAnsi="Consolas" w:cs="Consolas"/>
          <w:color w:val="0000FF"/>
          <w:sz w:val="19"/>
          <w:szCs w:val="19"/>
        </w:rPr>
        <w:t>&lt;?</w:t>
      </w:r>
      <w:r>
        <w:rPr>
          <w:rFonts w:ascii="Consolas" w:hAnsi="Consolas" w:cs="Consolas"/>
          <w:color w:val="A31515"/>
          <w:sz w:val="19"/>
          <w:szCs w:val="19"/>
        </w:rPr>
        <w:t>define</w:t>
      </w:r>
      <w:proofErr w:type="gramEnd"/>
      <w:r>
        <w:rPr>
          <w:rFonts w:ascii="Consolas" w:hAnsi="Consolas" w:cs="Consolas"/>
          <w:color w:val="0000FF"/>
          <w:sz w:val="19"/>
          <w:szCs w:val="19"/>
        </w:rPr>
        <w:t xml:space="preserve"> </w:t>
      </w:r>
      <w:proofErr w:type="spellStart"/>
      <w:r>
        <w:rPr>
          <w:rFonts w:ascii="Consolas" w:hAnsi="Consolas" w:cs="Consolas"/>
          <w:color w:val="808080"/>
          <w:sz w:val="19"/>
          <w:szCs w:val="19"/>
        </w:rPr>
        <w:t>AppVersion</w:t>
      </w:r>
      <w:proofErr w:type="spellEnd"/>
      <w:r>
        <w:rPr>
          <w:rFonts w:ascii="Consolas" w:hAnsi="Consolas" w:cs="Consolas"/>
          <w:color w:val="808080"/>
          <w:sz w:val="19"/>
          <w:szCs w:val="19"/>
        </w:rPr>
        <w:t xml:space="preserve"> = "1.0.0.0" </w:t>
      </w:r>
      <w:r>
        <w:rPr>
          <w:rFonts w:ascii="Consolas" w:hAnsi="Consolas" w:cs="Consolas"/>
          <w:color w:val="0000FF"/>
          <w:sz w:val="19"/>
          <w:szCs w:val="19"/>
        </w:rPr>
        <w:t>?&gt;</w:t>
      </w:r>
    </w:p>
    <w:p w14:paraId="33DC13D8" w14:textId="77777777" w:rsidR="00474019" w:rsidRPr="007567A8" w:rsidRDefault="00474019" w:rsidP="007567A8">
      <w:pPr>
        <w:pStyle w:val="BodyText"/>
      </w:pPr>
    </w:p>
    <w:p w14:paraId="2791968A" w14:textId="135CDD2F" w:rsidR="001C752C" w:rsidRDefault="00282C62" w:rsidP="001C752C">
      <w:pPr>
        <w:pStyle w:val="Heading1"/>
      </w:pPr>
      <w:bookmarkStart w:id="42" w:name="_Toc307836710"/>
      <w:r w:rsidRPr="00282C62">
        <w:t>P</w:t>
      </w:r>
      <w:r w:rsidR="001E05A8">
        <w:t xml:space="preserve">rinted </w:t>
      </w:r>
      <w:r w:rsidRPr="00282C62">
        <w:t>C</w:t>
      </w:r>
      <w:r w:rsidR="001E05A8">
        <w:t xml:space="preserve">ircuit </w:t>
      </w:r>
      <w:r w:rsidRPr="00282C62">
        <w:t>B</w:t>
      </w:r>
      <w:r w:rsidR="001E05A8">
        <w:t>oard</w:t>
      </w:r>
      <w:r w:rsidRPr="00282C62">
        <w:t xml:space="preserve"> Layout and Silkscreen Guidelines</w:t>
      </w:r>
      <w:bookmarkEnd w:id="42"/>
    </w:p>
    <w:p w14:paraId="01FBB75C" w14:textId="4848E3D5" w:rsidR="00672F8F" w:rsidRPr="00672F8F" w:rsidRDefault="00672F8F" w:rsidP="00374949">
      <w:pPr>
        <w:pStyle w:val="BodyText"/>
      </w:pPr>
      <w:r>
        <w:t xml:space="preserve">The following guidelines specify </w:t>
      </w:r>
      <w:r w:rsidR="00374949">
        <w:t xml:space="preserve">recommended </w:t>
      </w:r>
      <w:r>
        <w:t>practices for PCB layout and silkscreen</w:t>
      </w:r>
      <w:r w:rsidR="002D0B53">
        <w:t xml:space="preserve"> design.</w:t>
      </w:r>
    </w:p>
    <w:p w14:paraId="1748FF62" w14:textId="09CEE1D1" w:rsidR="001C752C" w:rsidRPr="005A5815" w:rsidRDefault="00282C62" w:rsidP="001C752C">
      <w:pPr>
        <w:pStyle w:val="Heading2"/>
        <w:rPr>
          <w:b/>
        </w:rPr>
      </w:pPr>
      <w:bookmarkStart w:id="43" w:name="_Toc307836711"/>
      <w:r>
        <w:t>Sample Design</w:t>
      </w:r>
      <w:bookmarkEnd w:id="43"/>
    </w:p>
    <w:p w14:paraId="06CA2979" w14:textId="1F6E7231" w:rsidR="00282C62" w:rsidRDefault="00282C62" w:rsidP="00FF48C5">
      <w:pPr>
        <w:pStyle w:val="BodyTextLink"/>
      </w:pPr>
      <w:r>
        <w:t xml:space="preserve">The </w:t>
      </w:r>
      <w:r w:rsidR="001E05A8">
        <w:t>mainboard</w:t>
      </w:r>
      <w:r>
        <w:t xml:space="preserve"> </w:t>
      </w:r>
      <w:r w:rsidR="001E05A8">
        <w:t>in the following illustration show</w:t>
      </w:r>
      <w:r w:rsidR="00D276B3">
        <w:t>s</w:t>
      </w:r>
      <w:r w:rsidR="001E05A8">
        <w:t xml:space="preserve"> a </w:t>
      </w:r>
      <w:r w:rsidR="00B73C62">
        <w:t xml:space="preserve">PCB </w:t>
      </w:r>
      <w:r w:rsidR="00D276B3">
        <w:t xml:space="preserve">that has been </w:t>
      </w:r>
      <w:r w:rsidR="00B73C62">
        <w:t>implemented according to the guidelines</w:t>
      </w:r>
      <w:r>
        <w:t xml:space="preserve"> in this document. The example mainboard dimensions are 57x52</w:t>
      </w:r>
      <w:r w:rsidR="00D276B3">
        <w:t xml:space="preserve"> </w:t>
      </w:r>
      <w:r>
        <w:t>mm, but actual mainboard designs may be of any size or aspect ratio.</w:t>
      </w:r>
      <w:r w:rsidR="00FF48C5">
        <w:t xml:space="preserve"> </w:t>
      </w:r>
    </w:p>
    <w:p w14:paraId="14A5BEB5" w14:textId="77777777" w:rsidR="00282C62" w:rsidRDefault="00282C62" w:rsidP="00282C62">
      <w:pPr>
        <w:jc w:val="center"/>
      </w:pPr>
      <w:r>
        <w:rPr>
          <w:noProof/>
        </w:rPr>
        <w:drawing>
          <wp:inline distT="0" distB="0" distL="0" distR="0" wp14:anchorId="3591DEA0" wp14:editId="381674CB">
            <wp:extent cx="3337797" cy="30578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6082" cy="3065457"/>
                    </a:xfrm>
                    <a:prstGeom prst="rect">
                      <a:avLst/>
                    </a:prstGeom>
                  </pic:spPr>
                </pic:pic>
              </a:graphicData>
            </a:graphic>
          </wp:inline>
        </w:drawing>
      </w:r>
    </w:p>
    <w:p w14:paraId="0AA67FC3" w14:textId="16A4F04A" w:rsidR="001C752C" w:rsidRPr="00CE095D" w:rsidRDefault="00282C62" w:rsidP="001C752C">
      <w:pPr>
        <w:pStyle w:val="Heading2"/>
      </w:pPr>
      <w:bookmarkStart w:id="44" w:name="_Toc307836712"/>
      <w:r>
        <w:t>Mounting Hole</w:t>
      </w:r>
      <w:r w:rsidR="001C752C">
        <w:t>s</w:t>
      </w:r>
      <w:bookmarkEnd w:id="44"/>
    </w:p>
    <w:p w14:paraId="63F2A543" w14:textId="33FC52C6" w:rsidR="005D5B61" w:rsidRDefault="00D63DD5" w:rsidP="00FF48C5">
      <w:pPr>
        <w:pStyle w:val="BodyText"/>
      </w:pPr>
      <w:r>
        <w:t>The following illustration shows that a</w:t>
      </w:r>
      <w:r w:rsidR="005D5B61">
        <w:t xml:space="preserve"> mounting hole should be placed at each corner of the board. The mounting holes should have a </w:t>
      </w:r>
      <w:r w:rsidR="005D5B61" w:rsidRPr="002D0B53">
        <w:t>3.2</w:t>
      </w:r>
      <w:r w:rsidRPr="002D0B53">
        <w:noBreakHyphen/>
      </w:r>
      <w:r w:rsidR="005D5B61" w:rsidRPr="002D0B53">
        <w:t>mm diameter</w:t>
      </w:r>
      <w:r w:rsidR="005D5B61">
        <w:t xml:space="preserve">, with a </w:t>
      </w:r>
      <w:r w:rsidR="005D5B61" w:rsidRPr="002D0B53">
        <w:t>7</w:t>
      </w:r>
      <w:r w:rsidR="00D276B3">
        <w:noBreakHyphen/>
      </w:r>
      <w:r w:rsidR="005D5B61" w:rsidRPr="002D0B53">
        <w:t>mm</w:t>
      </w:r>
      <w:r w:rsidR="00D276B3">
        <w:t>-</w:t>
      </w:r>
      <w:r w:rsidR="005D5B61" w:rsidRPr="002D0B53">
        <w:t>diameter</w:t>
      </w:r>
      <w:r w:rsidR="005D5B61">
        <w:t xml:space="preserve"> component keep</w:t>
      </w:r>
      <w:r w:rsidR="00D276B3">
        <w:t>-</w:t>
      </w:r>
      <w:r w:rsidR="005D5B61">
        <w:t>out area around them. The keep</w:t>
      </w:r>
      <w:r w:rsidR="00D276B3">
        <w:t>-</w:t>
      </w:r>
      <w:r w:rsidR="005D5B61">
        <w:t>out area should be clearly delimited in the silkscreen on both sides of the PCB.</w:t>
      </w:r>
    </w:p>
    <w:p w14:paraId="6EBAEEBA" w14:textId="72003671" w:rsidR="005D5B61" w:rsidRDefault="005D5B61" w:rsidP="00FF48C5">
      <w:pPr>
        <w:pStyle w:val="BodyTextLink"/>
      </w:pPr>
      <w:r>
        <w:lastRenderedPageBreak/>
        <w:t xml:space="preserve">All mounting holes should be placed </w:t>
      </w:r>
      <w:r w:rsidR="00D276B3">
        <w:t>i</w:t>
      </w:r>
      <w:r>
        <w:t xml:space="preserve">n a </w:t>
      </w:r>
      <w:r w:rsidRPr="002D0B53">
        <w:t>5</w:t>
      </w:r>
      <w:r w:rsidR="00D276B3">
        <w:noBreakHyphen/>
      </w:r>
      <w:r w:rsidRPr="002D0B53">
        <w:t>mm grid</w:t>
      </w:r>
      <w:r w:rsidR="00D276B3">
        <w:t>,</w:t>
      </w:r>
      <w:r>
        <w:t xml:space="preserve"> that is, the distance between adjacent holes should be a multiple of 5</w:t>
      </w:r>
      <w:r w:rsidR="00D276B3">
        <w:t> </w:t>
      </w:r>
      <w:r>
        <w:t>mm.</w:t>
      </w:r>
    </w:p>
    <w:p w14:paraId="14654B49" w14:textId="1A674A84" w:rsidR="005D5B61" w:rsidRPr="004E5CB3" w:rsidRDefault="005D5B61" w:rsidP="005D5B61">
      <w:r>
        <w:rPr>
          <w:noProof/>
        </w:rPr>
        <w:drawing>
          <wp:inline distT="0" distB="0" distL="0" distR="0" wp14:anchorId="0D05F0C9" wp14:editId="7A90DA82">
            <wp:extent cx="2340864" cy="20665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brightnessContrast bright="20000" contrast="20000"/>
                              </a14:imgEffect>
                            </a14:imgLayer>
                          </a14:imgProps>
                        </a:ext>
                      </a:extLst>
                    </a:blip>
                    <a:stretch>
                      <a:fillRect/>
                    </a:stretch>
                  </pic:blipFill>
                  <pic:spPr>
                    <a:xfrm>
                      <a:off x="0" y="0"/>
                      <a:ext cx="2340864" cy="2066544"/>
                    </a:xfrm>
                    <a:prstGeom prst="rect">
                      <a:avLst/>
                    </a:prstGeom>
                  </pic:spPr>
                </pic:pic>
              </a:graphicData>
            </a:graphic>
          </wp:inline>
        </w:drawing>
      </w:r>
      <w:r>
        <w:t xml:space="preserve">   </w:t>
      </w:r>
      <w:r>
        <w:rPr>
          <w:noProof/>
        </w:rPr>
        <w:drawing>
          <wp:inline distT="0" distB="0" distL="0" distR="0" wp14:anchorId="01E725FA" wp14:editId="07A25B2F">
            <wp:extent cx="2359152" cy="206654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9152" cy="2066544"/>
                    </a:xfrm>
                    <a:prstGeom prst="rect">
                      <a:avLst/>
                    </a:prstGeom>
                  </pic:spPr>
                </pic:pic>
              </a:graphicData>
            </a:graphic>
          </wp:inline>
        </w:drawing>
      </w:r>
    </w:p>
    <w:p w14:paraId="0797A77F" w14:textId="0D2A0395" w:rsidR="001C752C" w:rsidRPr="00CE095D" w:rsidRDefault="005D5B61" w:rsidP="001C752C">
      <w:pPr>
        <w:pStyle w:val="Heading2"/>
      </w:pPr>
      <w:bookmarkStart w:id="45" w:name="_Toc307836713"/>
      <w:r>
        <w:t>Corn</w:t>
      </w:r>
      <w:r w:rsidR="001C752C">
        <w:t>e</w:t>
      </w:r>
      <w:r>
        <w:t>rs</w:t>
      </w:r>
      <w:bookmarkEnd w:id="45"/>
    </w:p>
    <w:p w14:paraId="6659ED0A" w14:textId="0D3575F4" w:rsidR="005D5B61" w:rsidRDefault="005D5B61" w:rsidP="00FF48C5">
      <w:pPr>
        <w:pStyle w:val="BodyTextLink"/>
      </w:pPr>
      <w:r>
        <w:t>Corners should be rounded, with a 7</w:t>
      </w:r>
      <w:r w:rsidR="00D276B3">
        <w:t>-</w:t>
      </w:r>
      <w:r>
        <w:t>mm</w:t>
      </w:r>
      <w:r w:rsidR="00D276B3">
        <w:t>-</w:t>
      </w:r>
      <w:r>
        <w:t xml:space="preserve">diameter curve that is concentric with a mounting </w:t>
      </w:r>
      <w:proofErr w:type="gramStart"/>
      <w:r>
        <w:t>hole’s</w:t>
      </w:r>
      <w:proofErr w:type="gramEnd"/>
      <w:r>
        <w:t xml:space="preserve"> keep</w:t>
      </w:r>
      <w:r w:rsidR="00D276B3">
        <w:t>-</w:t>
      </w:r>
      <w:r>
        <w:t>out area</w:t>
      </w:r>
      <w:r w:rsidR="00D63DD5">
        <w:t>, as shown in the following illustration</w:t>
      </w:r>
      <w:r>
        <w:t>.</w:t>
      </w:r>
    </w:p>
    <w:p w14:paraId="22E79025" w14:textId="77777777" w:rsidR="005D5B61" w:rsidRPr="009A372B" w:rsidRDefault="005D5B61" w:rsidP="005D5B61">
      <w:pPr>
        <w:jc w:val="center"/>
      </w:pPr>
      <w:r>
        <w:rPr>
          <w:noProof/>
        </w:rPr>
        <w:drawing>
          <wp:inline distT="0" distB="0" distL="0" distR="0" wp14:anchorId="2891AA6B" wp14:editId="77438F94">
            <wp:extent cx="2179012" cy="17252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4045" cy="1729268"/>
                    </a:xfrm>
                    <a:prstGeom prst="rect">
                      <a:avLst/>
                    </a:prstGeom>
                  </pic:spPr>
                </pic:pic>
              </a:graphicData>
            </a:graphic>
          </wp:inline>
        </w:drawing>
      </w:r>
    </w:p>
    <w:p w14:paraId="46FFDAD4" w14:textId="581BACB1" w:rsidR="00AB0271" w:rsidRDefault="00AB0271">
      <w:pPr>
        <w:pStyle w:val="Heading2"/>
      </w:pPr>
      <w:bookmarkStart w:id="46" w:name="Connectors"/>
      <w:bookmarkStart w:id="47" w:name="_Toc307836714"/>
      <w:r>
        <w:t>Connectors</w:t>
      </w:r>
      <w:bookmarkEnd w:id="46"/>
      <w:bookmarkEnd w:id="47"/>
    </w:p>
    <w:p w14:paraId="10647855" w14:textId="1BD1710B" w:rsidR="00AB0271" w:rsidRDefault="00AB0271" w:rsidP="00FF48C5">
      <w:pPr>
        <w:pStyle w:val="BodyText"/>
      </w:pPr>
      <w:r>
        <w:t xml:space="preserve">Connectors must be </w:t>
      </w:r>
      <w:r w:rsidR="00DE517B">
        <w:t>compatible with</w:t>
      </w:r>
      <w:r>
        <w:t xml:space="preserve"> the reference </w:t>
      </w:r>
      <w:proofErr w:type="spellStart"/>
      <w:r>
        <w:t>Samtec</w:t>
      </w:r>
      <w:proofErr w:type="spellEnd"/>
      <w:r>
        <w:t xml:space="preserve"> part SHF-105-01-L-D-SM.</w:t>
      </w:r>
      <w:r w:rsidR="002D0B53">
        <w:t xml:space="preserve"> This section contains two illustrations. The first illustration shows the connector location and </w:t>
      </w:r>
      <w:r w:rsidR="00AD553D">
        <w:t>notch</w:t>
      </w:r>
      <w:r w:rsidR="002D0B53">
        <w:t xml:space="preserve"> orientation. The second illustration shows the silkscreen markings that surround connectors.</w:t>
      </w:r>
    </w:p>
    <w:p w14:paraId="137B059C" w14:textId="6F1DCDE9" w:rsidR="00BC40A8" w:rsidRDefault="00AB0271" w:rsidP="00FF48C5">
      <w:pPr>
        <w:pStyle w:val="BodyText"/>
      </w:pPr>
      <w:r>
        <w:t>T</w:t>
      </w:r>
      <w:r w:rsidRPr="0092155D">
        <w:t>he number of standard 10-pin Gadgeteer module connectors var</w:t>
      </w:r>
      <w:r w:rsidR="009D5DF5">
        <w:t>ies</w:t>
      </w:r>
      <w:r w:rsidRPr="0092155D">
        <w:t xml:space="preserve"> among mainboard designs.</w:t>
      </w:r>
    </w:p>
    <w:p w14:paraId="27C678E6" w14:textId="7BCE4766" w:rsidR="00B22BAE" w:rsidRDefault="00BC40A8" w:rsidP="00FF48C5">
      <w:pPr>
        <w:pStyle w:val="BodyText"/>
      </w:pPr>
      <w:r w:rsidRPr="00BF6F20">
        <w:rPr>
          <w:lang w:val="en-GB"/>
        </w:rPr>
        <w:t xml:space="preserve">On mainboards, connectors must be oriented with their keying notch facing </w:t>
      </w:r>
      <w:r w:rsidRPr="002D0B53">
        <w:rPr>
          <w:bCs/>
          <w:lang w:val="en-GB"/>
        </w:rPr>
        <w:t>outward</w:t>
      </w:r>
      <w:r w:rsidRPr="00BF6F20">
        <w:rPr>
          <w:lang w:val="en-GB"/>
        </w:rPr>
        <w:t>, toward the nearest outer edge of the board. On modules, connectors may be placed anywhere on the board but</w:t>
      </w:r>
      <w:r w:rsidR="009D5DF5">
        <w:rPr>
          <w:lang w:val="en-GB"/>
        </w:rPr>
        <w:t>,</w:t>
      </w:r>
      <w:r w:rsidRPr="00BF6F20">
        <w:rPr>
          <w:lang w:val="en-GB"/>
        </w:rPr>
        <w:t xml:space="preserve"> when placed near an outer edge of the PCB, they should be placed with their notch facing </w:t>
      </w:r>
      <w:r w:rsidRPr="002D0B53">
        <w:rPr>
          <w:bCs/>
          <w:lang w:val="en-GB"/>
        </w:rPr>
        <w:t>inward</w:t>
      </w:r>
      <w:r w:rsidR="00B22BAE">
        <w:rPr>
          <w:lang w:val="en-GB"/>
        </w:rPr>
        <w:t xml:space="preserve">. </w:t>
      </w:r>
      <w:r w:rsidRPr="00BF6F20">
        <w:rPr>
          <w:lang w:val="en-GB"/>
        </w:rPr>
        <w:t xml:space="preserve">This difference between mainboards and modules </w:t>
      </w:r>
      <w:r w:rsidR="00D63DD5">
        <w:rPr>
          <w:lang w:val="en-GB"/>
        </w:rPr>
        <w:t xml:space="preserve">lets </w:t>
      </w:r>
      <w:r w:rsidRPr="00BF6F20">
        <w:rPr>
          <w:lang w:val="en-GB"/>
        </w:rPr>
        <w:t>a cable easily go from a mainboard to a module</w:t>
      </w:r>
      <w:r w:rsidR="00971D1F" w:rsidRPr="00BF6F20">
        <w:rPr>
          <w:lang w:val="en-GB"/>
        </w:rPr>
        <w:t>,</w:t>
      </w:r>
      <w:r w:rsidRPr="00BF6F20">
        <w:rPr>
          <w:lang w:val="en-GB"/>
        </w:rPr>
        <w:t xml:space="preserve"> with a socket near the edge of the mainboard.</w:t>
      </w:r>
    </w:p>
    <w:p w14:paraId="3780A803" w14:textId="57D58AA5" w:rsidR="00AB0271" w:rsidRDefault="00BC40A8" w:rsidP="00FF48C5">
      <w:pPr>
        <w:pStyle w:val="BodyTextLink"/>
      </w:pPr>
      <w:r w:rsidRPr="00BF6F20">
        <w:lastRenderedPageBreak/>
        <w:t>Connectors</w:t>
      </w:r>
      <w:r w:rsidR="00AB0271" w:rsidRPr="00BF6F20">
        <w:t xml:space="preserve"> </w:t>
      </w:r>
      <w:r w:rsidR="00AB0271" w:rsidRPr="0092155D">
        <w:t xml:space="preserve">should also comply with the silkscreen guidelines in </w:t>
      </w:r>
      <w:r w:rsidR="009D5DF5">
        <w:t>“</w:t>
      </w:r>
      <w:r w:rsidR="00AB0271" w:rsidRPr="0092155D">
        <w:t>Connector Silkscreen</w:t>
      </w:r>
      <w:r w:rsidR="009D5DF5">
        <w:t>” later in this document</w:t>
      </w:r>
      <w:r w:rsidR="00AB0271" w:rsidRPr="0092155D">
        <w:t>.</w:t>
      </w:r>
      <w:r w:rsidR="009D5DF5">
        <w:t xml:space="preserve"> </w:t>
      </w:r>
      <w:r w:rsidR="00392CD3">
        <w:t>Connectors may have tabs as well as the required notch.</w:t>
      </w:r>
    </w:p>
    <w:p w14:paraId="3B2BB6B5" w14:textId="77777777" w:rsidR="00B22BAE" w:rsidRDefault="00846627" w:rsidP="00846627">
      <w:pPr>
        <w:jc w:val="center"/>
        <w:rPr>
          <w:noProof/>
          <w:lang w:eastAsia="en-GB"/>
        </w:rPr>
      </w:pPr>
      <w:r>
        <w:rPr>
          <w:noProof/>
        </w:rPr>
        <w:drawing>
          <wp:inline distT="0" distB="0" distL="0" distR="0" wp14:anchorId="51375131" wp14:editId="2DF23DCD">
            <wp:extent cx="4032504" cy="2514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 Orientation.jpg"/>
                    <pic:cNvPicPr/>
                  </pic:nvPicPr>
                  <pic:blipFill>
                    <a:blip r:embed="rId33" cstate="print">
                      <a:extLst>
                        <a:ext uri="{BEBA8EAE-BF5A-486C-A8C5-ECC9F3942E4B}">
                          <a14:imgProps xmlns:a14="http://schemas.microsoft.com/office/drawing/2010/main">
                            <a14:imgLayer r:embed="rId3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032504" cy="2514600"/>
                    </a:xfrm>
                    <a:prstGeom prst="rect">
                      <a:avLst/>
                    </a:prstGeom>
                  </pic:spPr>
                </pic:pic>
              </a:graphicData>
            </a:graphic>
          </wp:inline>
        </w:drawing>
      </w:r>
    </w:p>
    <w:p w14:paraId="65C6B294" w14:textId="431942FD" w:rsidR="00846627" w:rsidRDefault="00846627" w:rsidP="00846627">
      <w:pPr>
        <w:jc w:val="center"/>
        <w:rPr>
          <w:noProof/>
          <w:lang w:eastAsia="en-GB"/>
        </w:rPr>
      </w:pPr>
    </w:p>
    <w:p w14:paraId="44F39F69" w14:textId="77777777" w:rsidR="00846627" w:rsidRDefault="00846627" w:rsidP="00846627">
      <w:pPr>
        <w:jc w:val="center"/>
      </w:pPr>
      <w:r>
        <w:rPr>
          <w:noProof/>
        </w:rPr>
        <w:drawing>
          <wp:inline distT="0" distB="0" distL="0" distR="0" wp14:anchorId="7A64721A" wp14:editId="5C66D9AB">
            <wp:extent cx="3977640" cy="1828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7640" cy="1828800"/>
                    </a:xfrm>
                    <a:prstGeom prst="rect">
                      <a:avLst/>
                    </a:prstGeom>
                  </pic:spPr>
                </pic:pic>
              </a:graphicData>
            </a:graphic>
          </wp:inline>
        </w:drawing>
      </w:r>
    </w:p>
    <w:p w14:paraId="2BFFA3CD" w14:textId="41EBD033" w:rsidR="001C752C" w:rsidRDefault="00846627" w:rsidP="001C752C">
      <w:pPr>
        <w:pStyle w:val="Heading2"/>
      </w:pPr>
      <w:bookmarkStart w:id="48" w:name="ConnectorSilkscreen"/>
      <w:bookmarkStart w:id="49" w:name="_Toc307836715"/>
      <w:r>
        <w:t>Connector Silkscreen</w:t>
      </w:r>
      <w:bookmarkEnd w:id="48"/>
      <w:bookmarkEnd w:id="49"/>
    </w:p>
    <w:p w14:paraId="29FE95A7" w14:textId="34D59C05" w:rsidR="00846627" w:rsidRDefault="00846627" w:rsidP="00FF48C5">
      <w:pPr>
        <w:pStyle w:val="BodyTextLink"/>
      </w:pPr>
      <w:r>
        <w:t xml:space="preserve">Each of the standard Gadgeteer Module connectors should be surrounded by a silkscreen design that includes </w:t>
      </w:r>
      <w:r w:rsidR="009D5DF5">
        <w:t xml:space="preserve">the following </w:t>
      </w:r>
      <w:r>
        <w:t>three elements:</w:t>
      </w:r>
    </w:p>
    <w:p w14:paraId="26BFFBF7" w14:textId="77777777" w:rsidR="00846627" w:rsidRDefault="00846627" w:rsidP="00FF48C5">
      <w:pPr>
        <w:pStyle w:val="BulletList"/>
      </w:pPr>
      <w:r>
        <w:t>A bounding box</w:t>
      </w:r>
    </w:p>
    <w:p w14:paraId="2E31F378" w14:textId="2E44ACF4" w:rsidR="00846627" w:rsidRDefault="00B73C62" w:rsidP="00FF48C5">
      <w:pPr>
        <w:pStyle w:val="BulletList"/>
      </w:pPr>
      <w:r>
        <w:t>The connector’s s</w:t>
      </w:r>
      <w:r w:rsidR="00846627">
        <w:t xml:space="preserve">ocket </w:t>
      </w:r>
      <w:r>
        <w:t>n</w:t>
      </w:r>
      <w:r w:rsidR="00846627">
        <w:t>umber identifier</w:t>
      </w:r>
    </w:p>
    <w:p w14:paraId="4D561A09" w14:textId="03DA54A4" w:rsidR="00846627" w:rsidRDefault="00846627" w:rsidP="00FF48C5">
      <w:pPr>
        <w:pStyle w:val="BulletList"/>
      </w:pPr>
      <w:r>
        <w:t xml:space="preserve">A series of letters that indicate the connector’s </w:t>
      </w:r>
      <w:r w:rsidR="00C02A0F">
        <w:t>s</w:t>
      </w:r>
      <w:r>
        <w:t xml:space="preserve">ocket </w:t>
      </w:r>
      <w:r w:rsidR="00C02A0F">
        <w:t>t</w:t>
      </w:r>
      <w:r>
        <w:t>ypes</w:t>
      </w:r>
    </w:p>
    <w:p w14:paraId="30A4CABE" w14:textId="77777777" w:rsidR="00FF48C5" w:rsidRDefault="00FF48C5" w:rsidP="00FF48C5">
      <w:pPr>
        <w:pStyle w:val="Le"/>
      </w:pPr>
    </w:p>
    <w:p w14:paraId="3107916C" w14:textId="77777777" w:rsidR="00846627" w:rsidRDefault="00846627" w:rsidP="00846627">
      <w:pPr>
        <w:pStyle w:val="Heading3"/>
      </w:pPr>
      <w:r>
        <w:t>Bounding Box</w:t>
      </w:r>
    </w:p>
    <w:p w14:paraId="6AA866E6" w14:textId="16572556" w:rsidR="00B22BAE" w:rsidRDefault="00846627" w:rsidP="00FF48C5">
      <w:pPr>
        <w:pStyle w:val="BodyText"/>
      </w:pPr>
      <w:r>
        <w:t xml:space="preserve">Each connector should be surrounded by a </w:t>
      </w:r>
      <w:r w:rsidR="0050557E">
        <w:t>13x11</w:t>
      </w:r>
      <w:r w:rsidR="0050557E">
        <w:noBreakHyphen/>
        <w:t xml:space="preserve">mm </w:t>
      </w:r>
      <w:r>
        <w:t>bounding box</w:t>
      </w:r>
      <w:r w:rsidRPr="009D5DF5">
        <w:t>.</w:t>
      </w:r>
      <w:r>
        <w:t xml:space="preserve"> The connector should be positioned exactly in the middle of this bounding box. The recommended line thickness for the bounding box is </w:t>
      </w:r>
      <w:r w:rsidRPr="00AD553D">
        <w:t>0.25</w:t>
      </w:r>
      <w:r w:rsidR="009D5DF5">
        <w:t> </w:t>
      </w:r>
      <w:r w:rsidRPr="00AD553D">
        <w:t>mm</w:t>
      </w:r>
      <w:r w:rsidRPr="009D5DF5">
        <w:t>.</w:t>
      </w:r>
      <w:r w:rsidR="002D0B53">
        <w:t xml:space="preserve"> The following illustration shows connector positions and bounding boxes.</w:t>
      </w:r>
    </w:p>
    <w:p w14:paraId="315363C3" w14:textId="7AFE5F01" w:rsidR="00B22BAE" w:rsidRDefault="00C02A0F" w:rsidP="00FF48C5">
      <w:pPr>
        <w:pStyle w:val="BodyTextLink"/>
      </w:pPr>
      <w:r>
        <w:lastRenderedPageBreak/>
        <w:t>We recommend a</w:t>
      </w:r>
      <w:r w:rsidR="00846627">
        <w:t xml:space="preserve"> gap (1</w:t>
      </w:r>
      <w:r w:rsidR="009D5DF5">
        <w:t> </w:t>
      </w:r>
      <w:r w:rsidR="00846627">
        <w:t>mm</w:t>
      </w:r>
      <w:r w:rsidR="00440737">
        <w:t xml:space="preserve"> or greater</w:t>
      </w:r>
      <w:r w:rsidR="00846627">
        <w:t>) between bounding boxes, but to save space</w:t>
      </w:r>
      <w:r w:rsidR="00B73C62">
        <w:t>,</w:t>
      </w:r>
      <w:r w:rsidR="00846627">
        <w:t xml:space="preserve"> two adjacent bounding boxes may share an edge. However, two bounding boxes should not overlap any further than a shared edge.</w:t>
      </w:r>
    </w:p>
    <w:p w14:paraId="3471740B" w14:textId="27354684" w:rsidR="005F335E" w:rsidRDefault="005F335E" w:rsidP="00846627">
      <w:pPr>
        <w:spacing w:after="200" w:line="276" w:lineRule="auto"/>
        <w:contextualSpacing/>
      </w:pPr>
      <w:r>
        <w:rPr>
          <w:noProof/>
        </w:rPr>
        <w:drawing>
          <wp:inline distT="0" distB="0" distL="0" distR="0" wp14:anchorId="4AE565D3" wp14:editId="145F4DB8">
            <wp:extent cx="2519680" cy="23177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680" cy="2317750"/>
                    </a:xfrm>
                    <a:prstGeom prst="rect">
                      <a:avLst/>
                    </a:prstGeom>
                    <a:noFill/>
                    <a:ln>
                      <a:noFill/>
                    </a:ln>
                  </pic:spPr>
                </pic:pic>
              </a:graphicData>
            </a:graphic>
          </wp:inline>
        </w:drawing>
      </w:r>
    </w:p>
    <w:p w14:paraId="7208FCA3" w14:textId="77777777" w:rsidR="005F335E" w:rsidRDefault="005F335E" w:rsidP="005F335E">
      <w:pPr>
        <w:pStyle w:val="Heading3"/>
      </w:pPr>
      <w:r>
        <w:t>Socket Number Identifier</w:t>
      </w:r>
    </w:p>
    <w:p w14:paraId="5DD0E94E" w14:textId="4C22DEB9" w:rsidR="005F335E" w:rsidRDefault="005F335E" w:rsidP="00FF48C5">
      <w:pPr>
        <w:pStyle w:val="BodyText"/>
      </w:pPr>
      <w:r>
        <w:t>Connectors should be numbered sequentially</w:t>
      </w:r>
      <w:r w:rsidR="001E05A8">
        <w:t xml:space="preserve"> with a socket n</w:t>
      </w:r>
      <w:r>
        <w:t>umber, with the first number at the top left of the board and the last number at the bottom right.</w:t>
      </w:r>
      <w:r w:rsidR="00AD553D">
        <w:t xml:space="preserve"> The following illustration shows socket numbering as specified.</w:t>
      </w:r>
    </w:p>
    <w:p w14:paraId="6066017A" w14:textId="77777777" w:rsidR="00B22BAE" w:rsidRDefault="005F335E" w:rsidP="00FF48C5">
      <w:pPr>
        <w:pStyle w:val="BodyText"/>
      </w:pPr>
      <w:r>
        <w:t xml:space="preserve">The number should appear on the </w:t>
      </w:r>
      <w:r w:rsidRPr="00CA4386">
        <w:t>top left of the bounding box</w:t>
      </w:r>
      <w:r>
        <w:t>, regardless of the orientation of the connector.</w:t>
      </w:r>
    </w:p>
    <w:p w14:paraId="4BFB9FBD" w14:textId="4CEA6D37" w:rsidR="005F335E" w:rsidRDefault="00B73C62" w:rsidP="00FF48C5">
      <w:pPr>
        <w:pStyle w:val="BodyTextLink"/>
      </w:pPr>
      <w:r>
        <w:t>We recommend a</w:t>
      </w:r>
      <w:r w:rsidR="005F335E">
        <w:t xml:space="preserve"> </w:t>
      </w:r>
      <w:r w:rsidR="000E5E22">
        <w:t>no serif</w:t>
      </w:r>
      <w:r w:rsidR="005F335E">
        <w:t xml:space="preserve"> typeface with </w:t>
      </w:r>
      <w:r w:rsidR="009D5DF5">
        <w:t xml:space="preserve">a </w:t>
      </w:r>
      <w:r w:rsidR="005F335E">
        <w:t>2</w:t>
      </w:r>
      <w:r w:rsidR="009D5DF5">
        <w:noBreakHyphen/>
      </w:r>
      <w:r w:rsidR="005F335E">
        <w:t>mm height and 0.25</w:t>
      </w:r>
      <w:r w:rsidR="009D5DF5">
        <w:noBreakHyphen/>
      </w:r>
      <w:r w:rsidR="005F335E">
        <w:t xml:space="preserve">mm stroke width. </w:t>
      </w:r>
      <w:r w:rsidR="009D5DF5">
        <w:t xml:space="preserve">Be sure </w:t>
      </w:r>
      <w:r w:rsidR="005F335E">
        <w:t xml:space="preserve">that the number does not intersect the bounding box or </w:t>
      </w:r>
      <w:r>
        <w:t xml:space="preserve">is </w:t>
      </w:r>
      <w:r w:rsidR="00374949">
        <w:t xml:space="preserve">not </w:t>
      </w:r>
      <w:r>
        <w:t xml:space="preserve">obscured by the connectors, particularly for double </w:t>
      </w:r>
      <w:r w:rsidR="005F335E">
        <w:t>digits adjacent to the connector’s tabbed side.</w:t>
      </w:r>
    </w:p>
    <w:p w14:paraId="63463F84" w14:textId="42E3666B" w:rsidR="00E24FBD" w:rsidRDefault="005F335E" w:rsidP="00846627">
      <w:pPr>
        <w:spacing w:after="200" w:line="276" w:lineRule="auto"/>
        <w:contextualSpacing/>
      </w:pPr>
      <w:r>
        <w:rPr>
          <w:noProof/>
        </w:rPr>
        <w:drawing>
          <wp:inline distT="0" distB="0" distL="0" distR="0" wp14:anchorId="57265FE5" wp14:editId="158E0234">
            <wp:extent cx="2519680" cy="2466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9680" cy="2466975"/>
                    </a:xfrm>
                    <a:prstGeom prst="rect">
                      <a:avLst/>
                    </a:prstGeom>
                    <a:noFill/>
                    <a:ln>
                      <a:noFill/>
                    </a:ln>
                  </pic:spPr>
                </pic:pic>
              </a:graphicData>
            </a:graphic>
          </wp:inline>
        </w:drawing>
      </w:r>
    </w:p>
    <w:p w14:paraId="16CAD2A8" w14:textId="77777777" w:rsidR="00E24FBD" w:rsidRDefault="00E24FBD" w:rsidP="00E24FBD">
      <w:pPr>
        <w:pStyle w:val="Heading3"/>
      </w:pPr>
      <w:r>
        <w:lastRenderedPageBreak/>
        <w:t>Socket Type Letter Indicators</w:t>
      </w:r>
    </w:p>
    <w:p w14:paraId="524AB92D" w14:textId="1DDDB80A" w:rsidR="00B22BAE" w:rsidRDefault="00E24FBD" w:rsidP="006B3331">
      <w:pPr>
        <w:pStyle w:val="BodyText"/>
        <w:keepLines/>
      </w:pPr>
      <w:r>
        <w:t>Each connector should</w:t>
      </w:r>
      <w:r w:rsidR="00B73C62">
        <w:t xml:space="preserve"> display its associated socket t</w:t>
      </w:r>
      <w:r>
        <w:t>ypes as a series of letters. The letters shoul</w:t>
      </w:r>
      <w:r w:rsidR="00B73C62">
        <w:t>d appear on the opposite side from</w:t>
      </w:r>
      <w:r>
        <w:t xml:space="preserve"> the </w:t>
      </w:r>
      <w:r w:rsidR="00B73C62">
        <w:t>s</w:t>
      </w:r>
      <w:r>
        <w:t xml:space="preserve">ocket </w:t>
      </w:r>
      <w:r w:rsidR="00B73C62">
        <w:t>n</w:t>
      </w:r>
      <w:r>
        <w:t xml:space="preserve">umber </w:t>
      </w:r>
      <w:r w:rsidR="0050557E">
        <w:t>i</w:t>
      </w:r>
      <w:r>
        <w:t>dentifier, regardless of whether the connector is oriented vertically or horizontally.</w:t>
      </w:r>
      <w:r w:rsidR="00AD553D">
        <w:t xml:space="preserve"> The following illustration shows socket lettering as specified.</w:t>
      </w:r>
      <w:r w:rsidR="00EC0E55" w:rsidRPr="004D6EF4">
        <w:rPr>
          <w:szCs w:val="22"/>
        </w:rPr>
        <w:t xml:space="preserve">  Socket-compatibility labels are case sensitive.</w:t>
      </w:r>
    </w:p>
    <w:p w14:paraId="2BD6B003" w14:textId="3A8E0315" w:rsidR="00B22BAE" w:rsidRDefault="00E24FBD" w:rsidP="009C036F">
      <w:pPr>
        <w:pStyle w:val="BodyText"/>
      </w:pPr>
      <w:r>
        <w:t>Letters should be listed alphabetically</w:t>
      </w:r>
      <w:r w:rsidR="00440737">
        <w:t>—</w:t>
      </w:r>
      <w:r>
        <w:t>left to right for horizontal connectors and top to bottom for vertical connectors.</w:t>
      </w:r>
    </w:p>
    <w:p w14:paraId="4A7F5C35" w14:textId="08CF349C" w:rsidR="00B22BAE" w:rsidRDefault="00B73C62" w:rsidP="009C036F">
      <w:pPr>
        <w:pStyle w:val="BodyTextLink"/>
      </w:pPr>
      <w:r>
        <w:t xml:space="preserve">We recommend a </w:t>
      </w:r>
      <w:r w:rsidR="000E5E22">
        <w:t>no serif</w:t>
      </w:r>
      <w:r>
        <w:t xml:space="preserve"> typeface</w:t>
      </w:r>
      <w:r w:rsidR="00E24FBD">
        <w:t xml:space="preserve"> with </w:t>
      </w:r>
      <w:r w:rsidR="009D5DF5">
        <w:t xml:space="preserve">a </w:t>
      </w:r>
      <w:r w:rsidR="00E24FBD">
        <w:t>1.5</w:t>
      </w:r>
      <w:r w:rsidR="009D5DF5">
        <w:noBreakHyphen/>
      </w:r>
      <w:r w:rsidR="00E24FBD">
        <w:t>mm height and 0.2</w:t>
      </w:r>
      <w:r w:rsidR="009D5DF5">
        <w:noBreakHyphen/>
      </w:r>
      <w:r w:rsidR="00E24FBD">
        <w:t>mm stroke width. This allows up to six letters in either orientation</w:t>
      </w:r>
      <w:r w:rsidR="00B22BAE">
        <w:t xml:space="preserve">. </w:t>
      </w:r>
      <w:r w:rsidR="00E24FBD">
        <w:t xml:space="preserve">With the exception of letters X and Y, letters should be left- or top-justified, depending on the connector orientation. If present, letters X and Y should be </w:t>
      </w:r>
      <w:proofErr w:type="gramStart"/>
      <w:r w:rsidR="00E24FBD">
        <w:t>bottom- or right-justified</w:t>
      </w:r>
      <w:proofErr w:type="gramEnd"/>
      <w:r w:rsidR="00E24FBD">
        <w:t>.</w:t>
      </w:r>
    </w:p>
    <w:p w14:paraId="174C050A" w14:textId="7F7A30DF" w:rsidR="005F335E" w:rsidRDefault="00E24FBD" w:rsidP="00846627">
      <w:pPr>
        <w:spacing w:after="200" w:line="276" w:lineRule="auto"/>
        <w:contextualSpacing/>
      </w:pPr>
      <w:r>
        <w:rPr>
          <w:noProof/>
        </w:rPr>
        <w:drawing>
          <wp:inline distT="0" distB="0" distL="0" distR="0" wp14:anchorId="4FA6B480" wp14:editId="360274FD">
            <wp:extent cx="2700655" cy="2466975"/>
            <wp:effectExtent l="0" t="0" r="44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0655" cy="2466975"/>
                    </a:xfrm>
                    <a:prstGeom prst="rect">
                      <a:avLst/>
                    </a:prstGeom>
                    <a:noFill/>
                    <a:ln>
                      <a:noFill/>
                    </a:ln>
                  </pic:spPr>
                </pic:pic>
              </a:graphicData>
            </a:graphic>
          </wp:inline>
        </w:drawing>
      </w:r>
    </w:p>
    <w:p w14:paraId="12CB5B12" w14:textId="77777777" w:rsidR="007A1D47" w:rsidRDefault="005B04C4" w:rsidP="005B04C4">
      <w:pPr>
        <w:pStyle w:val="Heading2"/>
      </w:pPr>
      <w:bookmarkStart w:id="50" w:name="_Toc307836716"/>
      <w:r>
        <w:t>Manufacturer, Mainboard Name</w:t>
      </w:r>
      <w:r w:rsidR="00592C8B">
        <w:t>,</w:t>
      </w:r>
      <w:r>
        <w:t xml:space="preserve"> and Version Number Labels</w:t>
      </w:r>
      <w:bookmarkEnd w:id="50"/>
    </w:p>
    <w:p w14:paraId="7E7B839D" w14:textId="1DB1758A" w:rsidR="00AB3946" w:rsidRPr="007A1D47" w:rsidRDefault="007A1D47" w:rsidP="007A1D47">
      <w:pPr>
        <w:pStyle w:val="BodyText"/>
      </w:pPr>
      <w:r>
        <w:t xml:space="preserve">Mainboards should be clearly labeled with </w:t>
      </w:r>
      <w:r w:rsidR="00696B92">
        <w:t xml:space="preserve">the </w:t>
      </w:r>
      <w:r>
        <w:t>manufacturer</w:t>
      </w:r>
      <w:r w:rsidR="00696B92">
        <w:t xml:space="preserve">’s or </w:t>
      </w:r>
      <w:r>
        <w:t>designer</w:t>
      </w:r>
      <w:r w:rsidR="00696B92">
        <w:t>’s</w:t>
      </w:r>
      <w:r w:rsidR="00A24B90">
        <w:t xml:space="preserve"> name,</w:t>
      </w:r>
      <w:r>
        <w:t xml:space="preserve"> an abbreviation of th</w:t>
      </w:r>
      <w:r w:rsidR="00696B92">
        <w:t>at</w:t>
      </w:r>
      <w:r>
        <w:t xml:space="preserve"> name</w:t>
      </w:r>
      <w:r w:rsidR="00A24B90">
        <w:t xml:space="preserve">, or a URL clearly containing that name, e.g. </w:t>
      </w:r>
      <w:r w:rsidR="00A24B90" w:rsidRPr="00A24B90">
        <w:t>www.ManufacturerName.com</w:t>
      </w:r>
      <w:r w:rsidR="009D5DF5">
        <w:t>. They should also have</w:t>
      </w:r>
      <w:r>
        <w:t xml:space="preserve"> a unique name so </w:t>
      </w:r>
      <w:r w:rsidR="009D5DF5">
        <w:t xml:space="preserve">that they </w:t>
      </w:r>
      <w:r>
        <w:t>can be referred to in documentation</w:t>
      </w:r>
      <w:r w:rsidR="009D5DF5">
        <w:t>. This name should be</w:t>
      </w:r>
      <w:r>
        <w:t xml:space="preserve"> the same as the mainboard class library name,</w:t>
      </w:r>
      <w:r w:rsidR="000E1218">
        <w:t xml:space="preserve"> as specified un</w:t>
      </w:r>
      <w:r w:rsidR="00774531">
        <w:t>der “Software Provided to Users”</w:t>
      </w:r>
      <w:r w:rsidR="00BC77AD">
        <w:t xml:space="preserve"> earlier in this document</w:t>
      </w:r>
      <w:r>
        <w:t xml:space="preserve">. The minimum recommended type is </w:t>
      </w:r>
      <w:r w:rsidR="000E5E22">
        <w:t>no serif</w:t>
      </w:r>
      <w:r>
        <w:t>, 1.5</w:t>
      </w:r>
      <w:r w:rsidR="009D5DF5">
        <w:noBreakHyphen/>
      </w:r>
      <w:r>
        <w:t>mm high</w:t>
      </w:r>
      <w:r w:rsidR="00BC77AD">
        <w:t>,</w:t>
      </w:r>
      <w:r>
        <w:t xml:space="preserve"> and</w:t>
      </w:r>
      <w:r w:rsidR="00BC77AD">
        <w:t xml:space="preserve"> with</w:t>
      </w:r>
      <w:r>
        <w:t xml:space="preserve"> 0.2</w:t>
      </w:r>
      <w:r w:rsidR="009D5DF5">
        <w:noBreakHyphen/>
      </w:r>
      <w:r>
        <w:t>mm stroke width. These labels should not be surrounded by a bounding box of any kind.</w:t>
      </w:r>
    </w:p>
    <w:p w14:paraId="33D047CA" w14:textId="3B9DBDF7" w:rsidR="00AB3946" w:rsidRDefault="00AB3946">
      <w:pPr>
        <w:pStyle w:val="Heading2"/>
      </w:pPr>
      <w:bookmarkStart w:id="51" w:name="_Toc307836717"/>
      <w:r>
        <w:lastRenderedPageBreak/>
        <w:t>Gadgeteer Graphic</w:t>
      </w:r>
      <w:bookmarkEnd w:id="51"/>
    </w:p>
    <w:p w14:paraId="2DA99E53" w14:textId="21402D8C" w:rsidR="00070FD3" w:rsidRPr="00EA6F53" w:rsidRDefault="00AB3946" w:rsidP="009C036F">
      <w:pPr>
        <w:pStyle w:val="BodyTextLink"/>
        <w:rPr>
          <w:lang w:val="en-GB"/>
        </w:rPr>
      </w:pPr>
      <w:r>
        <w:t>The following illustration</w:t>
      </w:r>
      <w:r w:rsidR="00070FD3">
        <w:t xml:space="preserve"> shows</w:t>
      </w:r>
      <w:r>
        <w:t xml:space="preserve"> the s</w:t>
      </w:r>
      <w:r w:rsidR="00070FD3">
        <w:t>uggested Gadgeteer</w:t>
      </w:r>
      <w:r>
        <w:t xml:space="preserve"> identifier</w:t>
      </w:r>
      <w:r w:rsidR="00B22BAE">
        <w:t xml:space="preserve">. </w:t>
      </w:r>
      <w:r w:rsidR="00F573BF" w:rsidRPr="00EA6F53">
        <w:rPr>
          <w:lang w:val="en-GB"/>
        </w:rPr>
        <w:t xml:space="preserve">We recommend that it be placed </w:t>
      </w:r>
      <w:r w:rsidR="007860B3" w:rsidRPr="00EA6F53">
        <w:rPr>
          <w:lang w:val="en-GB"/>
        </w:rPr>
        <w:t>in a visible location</w:t>
      </w:r>
      <w:r w:rsidR="00F573BF" w:rsidRPr="00EA6F53">
        <w:rPr>
          <w:lang w:val="en-GB"/>
        </w:rPr>
        <w:t xml:space="preserve"> and </w:t>
      </w:r>
      <w:r w:rsidR="007860B3" w:rsidRPr="00EA6F53">
        <w:rPr>
          <w:lang w:val="en-GB"/>
        </w:rPr>
        <w:t>further from the socket than any</w:t>
      </w:r>
      <w:r w:rsidR="00F573BF" w:rsidRPr="00EA6F53">
        <w:rPr>
          <w:lang w:val="en-GB"/>
        </w:rPr>
        <w:t xml:space="preserve"> socket type letter so </w:t>
      </w:r>
      <w:r w:rsidR="009D5DF5">
        <w:rPr>
          <w:lang w:val="en-GB"/>
        </w:rPr>
        <w:t xml:space="preserve">that </w:t>
      </w:r>
      <w:r w:rsidR="00F573BF" w:rsidRPr="00EA6F53">
        <w:rPr>
          <w:lang w:val="en-GB"/>
        </w:rPr>
        <w:t>no conf</w:t>
      </w:r>
      <w:r w:rsidR="004A1254" w:rsidRPr="00EA6F53">
        <w:rPr>
          <w:lang w:val="en-GB"/>
        </w:rPr>
        <w:t xml:space="preserve">usion </w:t>
      </w:r>
      <w:r w:rsidR="009D5DF5">
        <w:rPr>
          <w:lang w:val="en-GB"/>
        </w:rPr>
        <w:t xml:space="preserve">exists </w:t>
      </w:r>
      <w:r w:rsidR="004A1254" w:rsidRPr="00EA6F53">
        <w:rPr>
          <w:lang w:val="en-GB"/>
        </w:rPr>
        <w:t>that the module is</w:t>
      </w:r>
      <w:r w:rsidR="00F573BF" w:rsidRPr="00EA6F53">
        <w:rPr>
          <w:lang w:val="en-GB"/>
        </w:rPr>
        <w:t xml:space="preserve"> for a hypothetical socket G.</w:t>
      </w:r>
      <w:r w:rsidR="00FF48C5">
        <w:rPr>
          <w:lang w:val="en-GB"/>
        </w:rPr>
        <w:t xml:space="preserve"> </w:t>
      </w:r>
      <w:r w:rsidR="00070FD3" w:rsidRPr="00EA6F53">
        <w:rPr>
          <w:lang w:val="en-GB"/>
        </w:rPr>
        <w:t>The identifier is shown in three sizes, but only one should be used on a mainboard or module in production.</w:t>
      </w:r>
    </w:p>
    <w:p w14:paraId="5BC29C4C" w14:textId="77777777" w:rsidR="004A1254" w:rsidRDefault="00070FD3" w:rsidP="00EA6F53">
      <w:pPr>
        <w:rPr>
          <w:color w:val="1F497D"/>
          <w:lang w:val="en-GB"/>
        </w:rPr>
      </w:pPr>
      <w:r>
        <w:rPr>
          <w:noProof/>
          <w:color w:val="1F497D"/>
        </w:rPr>
        <w:drawing>
          <wp:inline distT="0" distB="0" distL="0" distR="0" wp14:anchorId="12412B94" wp14:editId="6931918C">
            <wp:extent cx="1801372" cy="18013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1372" cy="1801372"/>
                    </a:xfrm>
                    <a:prstGeom prst="rect">
                      <a:avLst/>
                    </a:prstGeom>
                  </pic:spPr>
                </pic:pic>
              </a:graphicData>
            </a:graphic>
          </wp:inline>
        </w:drawing>
      </w:r>
    </w:p>
    <w:p w14:paraId="0506E68B" w14:textId="14F2AF1B" w:rsidR="004A1254" w:rsidRPr="002F18D7" w:rsidRDefault="00BC77AD" w:rsidP="00FF48C5">
      <w:pPr>
        <w:pStyle w:val="BulletList"/>
        <w:rPr>
          <w:lang w:val="en-GB"/>
        </w:rPr>
      </w:pPr>
      <w:r>
        <w:rPr>
          <w:lang w:val="en-GB"/>
        </w:rPr>
        <w:t>We</w:t>
      </w:r>
      <w:r w:rsidRPr="00B62BD8">
        <w:rPr>
          <w:lang w:val="en-GB"/>
        </w:rPr>
        <w:t xml:space="preserve"> </w:t>
      </w:r>
      <w:r w:rsidR="00774531" w:rsidRPr="00B62BD8">
        <w:rPr>
          <w:lang w:val="en-GB"/>
        </w:rPr>
        <w:t>specif</w:t>
      </w:r>
      <w:r>
        <w:rPr>
          <w:lang w:val="en-GB"/>
        </w:rPr>
        <w:t>y</w:t>
      </w:r>
      <w:r w:rsidR="00774531" w:rsidRPr="00B62BD8">
        <w:rPr>
          <w:lang w:val="en-GB"/>
        </w:rPr>
        <w:t xml:space="preserve"> the following gu</w:t>
      </w:r>
      <w:r w:rsidR="00E95D44">
        <w:rPr>
          <w:lang w:val="en-GB"/>
        </w:rPr>
        <w:t>idelines for use of the graphic.</w:t>
      </w:r>
      <w:r w:rsidR="000B4CE9">
        <w:rPr>
          <w:lang w:val="en-GB"/>
        </w:rPr>
        <w:t xml:space="preserve"> </w:t>
      </w:r>
      <w:r w:rsidR="004A1254" w:rsidRPr="002F18D7">
        <w:rPr>
          <w:lang w:val="en-GB"/>
        </w:rPr>
        <w:t xml:space="preserve">You may use the graphic for any purpose </w:t>
      </w:r>
      <w:r w:rsidR="009D5DF5">
        <w:rPr>
          <w:lang w:val="en-GB"/>
        </w:rPr>
        <w:t xml:space="preserve">that is </w:t>
      </w:r>
      <w:r w:rsidR="004A1254" w:rsidRPr="002F18D7">
        <w:rPr>
          <w:lang w:val="en-GB"/>
        </w:rPr>
        <w:t>consistent with its Creative Commons license</w:t>
      </w:r>
      <w:r w:rsidR="00B22BAE">
        <w:rPr>
          <w:lang w:val="en-GB"/>
        </w:rPr>
        <w:t xml:space="preserve">. </w:t>
      </w:r>
      <w:r w:rsidR="004A1254" w:rsidRPr="002F18D7">
        <w:rPr>
          <w:lang w:val="en-GB"/>
        </w:rPr>
        <w:t xml:space="preserve">We recommend printing it on the PCBs of </w:t>
      </w:r>
      <w:r w:rsidR="009D5DF5">
        <w:rPr>
          <w:lang w:val="en-GB"/>
        </w:rPr>
        <w:t xml:space="preserve">any </w:t>
      </w:r>
      <w:r w:rsidR="004A1254" w:rsidRPr="002F18D7">
        <w:rPr>
          <w:lang w:val="en-GB"/>
        </w:rPr>
        <w:t>.NET Gadgeteer</w:t>
      </w:r>
      <w:r w:rsidR="009D5DF5">
        <w:rPr>
          <w:lang w:val="en-GB"/>
        </w:rPr>
        <w:t>–</w:t>
      </w:r>
      <w:r w:rsidR="004A1254" w:rsidRPr="002F18D7">
        <w:rPr>
          <w:lang w:val="en-GB"/>
        </w:rPr>
        <w:t>compatible hardware</w:t>
      </w:r>
      <w:r w:rsidR="00B22BAE">
        <w:rPr>
          <w:lang w:val="en-GB"/>
        </w:rPr>
        <w:t xml:space="preserve">. </w:t>
      </w:r>
      <w:r w:rsidR="004A1254" w:rsidRPr="002F18D7">
        <w:rPr>
          <w:lang w:val="en-GB"/>
        </w:rPr>
        <w:t>To view a copy of th</w:t>
      </w:r>
      <w:r w:rsidR="00EA6F53" w:rsidRPr="002F18D7">
        <w:rPr>
          <w:lang w:val="en-GB"/>
        </w:rPr>
        <w:t>e</w:t>
      </w:r>
      <w:r w:rsidR="004A1254" w:rsidRPr="002F18D7">
        <w:rPr>
          <w:lang w:val="en-GB"/>
        </w:rPr>
        <w:t xml:space="preserve"> license, visit</w:t>
      </w:r>
      <w:r w:rsidR="00C02A0F">
        <w:rPr>
          <w:lang w:val="en-GB"/>
        </w:rPr>
        <w:t xml:space="preserve"> the </w:t>
      </w:r>
      <w:hyperlink r:id="rId40" w:history="1">
        <w:r w:rsidR="00C02A0F" w:rsidRPr="00C02A0F">
          <w:rPr>
            <w:rStyle w:val="Hyperlink"/>
            <w:lang w:val="en-GB"/>
          </w:rPr>
          <w:t>Creative Commons website</w:t>
        </w:r>
      </w:hyperlink>
      <w:r w:rsidR="00C02A0F">
        <w:rPr>
          <w:lang w:val="en-GB"/>
        </w:rPr>
        <w:t>.</w:t>
      </w:r>
    </w:p>
    <w:p w14:paraId="62D6B039" w14:textId="09369663" w:rsidR="004A1254" w:rsidRPr="002F18D7" w:rsidRDefault="002F18D7" w:rsidP="00FF48C5">
      <w:pPr>
        <w:pStyle w:val="BulletList"/>
        <w:rPr>
          <w:lang w:val="en-GB"/>
        </w:rPr>
      </w:pPr>
      <w:r w:rsidRPr="002F18D7">
        <w:rPr>
          <w:lang w:val="en-GB"/>
        </w:rPr>
        <w:t>You may use terminology such as “For .NET Gadgeteer” to describe mainboards or modules</w:t>
      </w:r>
      <w:r w:rsidR="000E5E22">
        <w:rPr>
          <w:lang w:val="en-GB"/>
        </w:rPr>
        <w:t xml:space="preserve"> where appropriate</w:t>
      </w:r>
      <w:r w:rsidRPr="002F18D7">
        <w:rPr>
          <w:lang w:val="en-GB"/>
        </w:rPr>
        <w:t>.</w:t>
      </w:r>
    </w:p>
    <w:p w14:paraId="7F2EA5DB" w14:textId="1156A439" w:rsidR="00AB3946" w:rsidRPr="00EA6F53" w:rsidRDefault="004A1254" w:rsidP="00FF48C5">
      <w:pPr>
        <w:pStyle w:val="BulletList"/>
      </w:pPr>
      <w:r w:rsidRPr="002F18D7">
        <w:rPr>
          <w:lang w:val="en-GB"/>
        </w:rPr>
        <w:t>You may not use “.NET” or “Gadgeteer” in your product name.</w:t>
      </w:r>
    </w:p>
    <w:p w14:paraId="3F9A32B2" w14:textId="1E718DF8" w:rsidR="001C752C" w:rsidRDefault="00E24FBD" w:rsidP="005B04C4">
      <w:pPr>
        <w:pStyle w:val="Heading2"/>
      </w:pPr>
      <w:bookmarkStart w:id="52" w:name="_Toc307836718"/>
      <w:r>
        <w:t>Additional Guidelines</w:t>
      </w:r>
      <w:bookmarkEnd w:id="52"/>
    </w:p>
    <w:p w14:paraId="7F1CA7CF" w14:textId="06865618" w:rsidR="009D5DF5" w:rsidRPr="009D5DF5" w:rsidRDefault="009D5DF5" w:rsidP="005D09F1">
      <w:pPr>
        <w:pStyle w:val="BodyTextLink"/>
      </w:pPr>
      <w:r>
        <w:t xml:space="preserve">The following are additional guidelines for </w:t>
      </w:r>
      <w:r w:rsidR="005D09F1">
        <w:t>mainboards</w:t>
      </w:r>
      <w:r>
        <w:t>:</w:t>
      </w:r>
    </w:p>
    <w:p w14:paraId="3FB6498A" w14:textId="06621C73" w:rsidR="00B22BAE" w:rsidRDefault="005D09F1" w:rsidP="00FF48C5">
      <w:pPr>
        <w:pStyle w:val="BulletList"/>
      </w:pPr>
      <w:r>
        <w:t xml:space="preserve">The </w:t>
      </w:r>
      <w:r w:rsidR="00D850E4" w:rsidRPr="00D850E4">
        <w:t>solder resist</w:t>
      </w:r>
      <w:r w:rsidR="00696B92">
        <w:t>ance</w:t>
      </w:r>
      <w:r w:rsidR="00D850E4" w:rsidRPr="00D850E4">
        <w:t xml:space="preserve"> should be black.</w:t>
      </w:r>
    </w:p>
    <w:p w14:paraId="007A2920" w14:textId="19780037" w:rsidR="00B22BAE" w:rsidRDefault="00D850E4" w:rsidP="00FF48C5">
      <w:pPr>
        <w:pStyle w:val="BulletList"/>
      </w:pPr>
      <w:r w:rsidRPr="00D850E4">
        <w:t>Silkscreen</w:t>
      </w:r>
      <w:r w:rsidR="005D09F1">
        <w:t>s</w:t>
      </w:r>
      <w:r w:rsidRPr="00D850E4">
        <w:t xml:space="preserve"> should be white.</w:t>
      </w:r>
    </w:p>
    <w:p w14:paraId="3B181E64" w14:textId="7CEA2238" w:rsidR="00D850E4" w:rsidRPr="00D850E4" w:rsidRDefault="00D850E4" w:rsidP="00FF48C5">
      <w:pPr>
        <w:pStyle w:val="BulletList"/>
      </w:pPr>
      <w:r w:rsidRPr="00D850E4">
        <w:t xml:space="preserve">All </w:t>
      </w:r>
      <w:proofErr w:type="spellStart"/>
      <w:r w:rsidRPr="00D850E4">
        <w:t>vias</w:t>
      </w:r>
      <w:proofErr w:type="spellEnd"/>
      <w:r w:rsidRPr="00D850E4">
        <w:t xml:space="preserve"> should be tented with solder resist</w:t>
      </w:r>
      <w:r w:rsidR="00696B92">
        <w:t>ance</w:t>
      </w:r>
      <w:r w:rsidRPr="00D850E4">
        <w:t>.</w:t>
      </w:r>
    </w:p>
    <w:p w14:paraId="31563A8A" w14:textId="3D2FB242" w:rsidR="00D850E4" w:rsidRPr="00D850E4" w:rsidRDefault="00633EDD" w:rsidP="00FF48C5">
      <w:pPr>
        <w:pStyle w:val="BulletList"/>
      </w:pPr>
      <w:r>
        <w:t>M</w:t>
      </w:r>
      <w:r w:rsidR="00D850E4" w:rsidRPr="00D850E4">
        <w:t>ainboard</w:t>
      </w:r>
      <w:r w:rsidR="005D09F1">
        <w:t>s</w:t>
      </w:r>
      <w:r w:rsidR="00D850E4" w:rsidRPr="00D850E4">
        <w:t xml:space="preserve"> should include </w:t>
      </w:r>
      <w:r w:rsidR="005D09F1">
        <w:t xml:space="preserve">a </w:t>
      </w:r>
      <w:r w:rsidR="00D850E4" w:rsidRPr="00D850E4">
        <w:t xml:space="preserve">reset button </w:t>
      </w:r>
      <w:r w:rsidR="005D09F1">
        <w:t xml:space="preserve">that is </w:t>
      </w:r>
      <w:r w:rsidR="00D850E4" w:rsidRPr="00D850E4">
        <w:t>tied to the processor’s reset pin.</w:t>
      </w:r>
    </w:p>
    <w:p w14:paraId="1951F544" w14:textId="45BB8AAF" w:rsidR="00D850E4" w:rsidRPr="00D850E4" w:rsidRDefault="00633EDD" w:rsidP="00FF48C5">
      <w:pPr>
        <w:pStyle w:val="BulletList"/>
      </w:pPr>
      <w:r>
        <w:t>M</w:t>
      </w:r>
      <w:r w:rsidR="00D850E4" w:rsidRPr="00D850E4">
        <w:t>ainboard</w:t>
      </w:r>
      <w:r w:rsidR="005D09F1">
        <w:t>s</w:t>
      </w:r>
      <w:r w:rsidR="00D850E4" w:rsidRPr="00D850E4">
        <w:t xml:space="preserve"> should include one low-current LED</w:t>
      </w:r>
      <w:r w:rsidR="005D09F1">
        <w:t>—</w:t>
      </w:r>
      <w:r w:rsidR="00B73C62">
        <w:t>labeled PWR</w:t>
      </w:r>
      <w:r w:rsidR="005D09F1">
        <w:t xml:space="preserve"> and</w:t>
      </w:r>
      <w:r w:rsidR="00D850E4" w:rsidRPr="00D850E4">
        <w:t xml:space="preserve"> tied to the power supply</w:t>
      </w:r>
      <w:r w:rsidR="005D09F1">
        <w:t xml:space="preserve">—that </w:t>
      </w:r>
      <w:r w:rsidR="00D850E4" w:rsidRPr="00D850E4">
        <w:t xml:space="preserve">is lit whenever the </w:t>
      </w:r>
      <w:r>
        <w:t>m</w:t>
      </w:r>
      <w:r w:rsidR="00D850E4" w:rsidRPr="00D850E4">
        <w:t>ainboard is powered.</w:t>
      </w:r>
    </w:p>
    <w:p w14:paraId="783AE5DA" w14:textId="141030A1" w:rsidR="00D850E4" w:rsidRDefault="00633EDD" w:rsidP="00FF48C5">
      <w:pPr>
        <w:pStyle w:val="BulletList"/>
      </w:pPr>
      <w:r>
        <w:t>M</w:t>
      </w:r>
      <w:r w:rsidR="00D850E4" w:rsidRPr="00D850E4">
        <w:t>ainboard</w:t>
      </w:r>
      <w:r w:rsidR="005D09F1">
        <w:t>s</w:t>
      </w:r>
      <w:r w:rsidR="00D850E4" w:rsidRPr="00D850E4">
        <w:t xml:space="preserve"> should include a second low-current </w:t>
      </w:r>
      <w:r w:rsidR="00696B92">
        <w:t>light-emitting diode (</w:t>
      </w:r>
      <w:r w:rsidR="00D850E4" w:rsidRPr="00D850E4">
        <w:t>LED</w:t>
      </w:r>
      <w:r w:rsidR="00696B92">
        <w:t>)</w:t>
      </w:r>
      <w:r w:rsidR="005D09F1">
        <w:t>—</w:t>
      </w:r>
      <w:r>
        <w:t>labeled LED</w:t>
      </w:r>
      <w:r w:rsidR="005D09F1">
        <w:t xml:space="preserve">—that </w:t>
      </w:r>
      <w:r w:rsidR="00D850E4" w:rsidRPr="00D850E4">
        <w:t>can be controlled from</w:t>
      </w:r>
      <w:r w:rsidR="00D850E4">
        <w:t xml:space="preserve"> a pin on the processor.</w:t>
      </w:r>
    </w:p>
    <w:p w14:paraId="73E93518" w14:textId="08AA14A4" w:rsidR="003957A7" w:rsidRPr="00701EDD" w:rsidRDefault="003957A7" w:rsidP="00E95D44">
      <w:pPr>
        <w:pStyle w:val="BulletList"/>
        <w:keepNext/>
      </w:pPr>
      <w:r>
        <w:rPr>
          <w:lang w:val="en-GB"/>
        </w:rPr>
        <w:t xml:space="preserve">All zeros on silkscreens should have diagonal lines through them because “0” is too similar </w:t>
      </w:r>
      <w:r w:rsidR="00696B92">
        <w:rPr>
          <w:lang w:val="en-GB"/>
        </w:rPr>
        <w:t xml:space="preserve">to </w:t>
      </w:r>
      <w:r>
        <w:rPr>
          <w:lang w:val="en-GB"/>
        </w:rPr>
        <w:t>the letter O and could be misread.</w:t>
      </w:r>
    </w:p>
    <w:p w14:paraId="0E7A613E" w14:textId="588392C3" w:rsidR="003957A7" w:rsidRDefault="005D09F1" w:rsidP="00FF48C5">
      <w:pPr>
        <w:pStyle w:val="BulletList"/>
      </w:pPr>
      <w:r>
        <w:rPr>
          <w:lang w:val="en-GB"/>
        </w:rPr>
        <w:t>Mainb</w:t>
      </w:r>
      <w:r w:rsidR="003957A7">
        <w:rPr>
          <w:lang w:val="en-GB"/>
        </w:rPr>
        <w:t>oards should be small as possible</w:t>
      </w:r>
      <w:r w:rsidR="002924EE">
        <w:rPr>
          <w:lang w:val="en-GB"/>
        </w:rPr>
        <w:t>,</w:t>
      </w:r>
      <w:r w:rsidR="003957A7">
        <w:rPr>
          <w:lang w:val="en-GB"/>
        </w:rPr>
        <w:t xml:space="preserve"> while </w:t>
      </w:r>
      <w:r w:rsidR="002924EE">
        <w:rPr>
          <w:lang w:val="en-GB"/>
        </w:rPr>
        <w:t xml:space="preserve">they still </w:t>
      </w:r>
      <w:r w:rsidR="003957A7">
        <w:rPr>
          <w:lang w:val="en-GB"/>
        </w:rPr>
        <w:t>follow the</w:t>
      </w:r>
      <w:r w:rsidR="001F5796">
        <w:rPr>
          <w:lang w:val="en-GB"/>
        </w:rPr>
        <w:t>se</w:t>
      </w:r>
      <w:r w:rsidR="003957A7">
        <w:rPr>
          <w:lang w:val="en-GB"/>
        </w:rPr>
        <w:t xml:space="preserve"> </w:t>
      </w:r>
      <w:r w:rsidR="001F5796">
        <w:rPr>
          <w:lang w:val="en-GB"/>
        </w:rPr>
        <w:t>guidelines</w:t>
      </w:r>
      <w:r w:rsidR="003957A7">
        <w:rPr>
          <w:lang w:val="en-GB"/>
        </w:rPr>
        <w:t>.</w:t>
      </w:r>
    </w:p>
    <w:p w14:paraId="34D7674E" w14:textId="20D9DA81" w:rsidR="00A13DDB" w:rsidRDefault="005959C0" w:rsidP="005B04C4">
      <w:pPr>
        <w:pStyle w:val="Heading1"/>
      </w:pPr>
      <w:bookmarkStart w:id="53" w:name="_Toc307836719"/>
      <w:bookmarkStart w:id="54" w:name="_Toc224699177"/>
      <w:r>
        <w:lastRenderedPageBreak/>
        <w:t>Sh</w:t>
      </w:r>
      <w:r w:rsidR="00A13DDB">
        <w:t>i</w:t>
      </w:r>
      <w:r>
        <w:t>e</w:t>
      </w:r>
      <w:r w:rsidR="00A13DDB">
        <w:t>lds</w:t>
      </w:r>
      <w:bookmarkEnd w:id="53"/>
    </w:p>
    <w:p w14:paraId="3124633B" w14:textId="10099BE7" w:rsidR="00B22BAE" w:rsidRDefault="00A13DDB" w:rsidP="006B3331">
      <w:pPr>
        <w:pStyle w:val="BodyText"/>
        <w:keepLines/>
      </w:pPr>
      <w:r>
        <w:t xml:space="preserve">These guidelines </w:t>
      </w:r>
      <w:r w:rsidR="00C02A0F">
        <w:t xml:space="preserve">detail how to </w:t>
      </w:r>
      <w:r>
        <w:t>creat</w:t>
      </w:r>
      <w:r w:rsidR="00C02A0F">
        <w:t>e</w:t>
      </w:r>
      <w:r w:rsidR="00F8563A">
        <w:t xml:space="preserve"> a dedicated Gadgeteer mainboard</w:t>
      </w:r>
      <w:r w:rsidR="00B22BAE">
        <w:t xml:space="preserve">. </w:t>
      </w:r>
      <w:r w:rsidR="00F8563A">
        <w:t>A</w:t>
      </w:r>
      <w:r>
        <w:t xml:space="preserve">nother possibility is to create a Gadgeteer </w:t>
      </w:r>
      <w:r w:rsidR="00F8563A" w:rsidRPr="00F8563A">
        <w:rPr>
          <w:i/>
        </w:rPr>
        <w:t>shield</w:t>
      </w:r>
      <w:r>
        <w:t xml:space="preserve"> for existing .NET Micro Framework boards</w:t>
      </w:r>
      <w:r w:rsidR="00F8563A">
        <w:t xml:space="preserve"> </w:t>
      </w:r>
      <w:r w:rsidR="001F5796">
        <w:t xml:space="preserve">such as </w:t>
      </w:r>
      <w:r>
        <w:t xml:space="preserve">a daughter board that interfaces with the </w:t>
      </w:r>
      <w:r w:rsidR="00F8563A">
        <w:t>existing board on one side</w:t>
      </w:r>
      <w:r>
        <w:t xml:space="preserve"> and has Gadgeteer sockets and markings on the other side</w:t>
      </w:r>
      <w:r w:rsidR="00B22BAE">
        <w:t xml:space="preserve">. </w:t>
      </w:r>
      <w:r w:rsidR="001F5796">
        <w:t>You can use t</w:t>
      </w:r>
      <w:r w:rsidR="00F8563A">
        <w:t xml:space="preserve">his method to provide </w:t>
      </w:r>
      <w:r w:rsidR="005959C0">
        <w:t xml:space="preserve">Gadgeteer </w:t>
      </w:r>
      <w:r w:rsidR="00F8563A">
        <w:t xml:space="preserve">functionality </w:t>
      </w:r>
      <w:r w:rsidR="005959C0">
        <w:t>to an existing installed base of users.</w:t>
      </w:r>
    </w:p>
    <w:p w14:paraId="786068B0" w14:textId="366589C3" w:rsidR="00B22BAE" w:rsidRDefault="00A13DDB" w:rsidP="00F8563A">
      <w:pPr>
        <w:pStyle w:val="BodyText"/>
      </w:pPr>
      <w:r>
        <w:t>For such shie</w:t>
      </w:r>
      <w:r w:rsidR="00F8563A">
        <w:t xml:space="preserve">lds, we recommend </w:t>
      </w:r>
      <w:r w:rsidR="00C02A0F">
        <w:t xml:space="preserve">that you </w:t>
      </w:r>
      <w:r w:rsidR="00F8563A">
        <w:t>follow the</w:t>
      </w:r>
      <w:r w:rsidR="005959C0">
        <w:t xml:space="preserve"> guidelines</w:t>
      </w:r>
      <w:r w:rsidR="00F8563A">
        <w:t xml:space="preserve"> in this document</w:t>
      </w:r>
      <w:r w:rsidR="005959C0">
        <w:t xml:space="preserve"> as much as possible</w:t>
      </w:r>
      <w:r w:rsidR="001F5796">
        <w:t>.</w:t>
      </w:r>
      <w:r w:rsidR="005959C0">
        <w:t xml:space="preserve"> </w:t>
      </w:r>
      <w:r w:rsidR="001F5796">
        <w:t>H</w:t>
      </w:r>
      <w:r w:rsidR="005959C0">
        <w:t>owever</w:t>
      </w:r>
      <w:r w:rsidR="001F5796">
        <w:t>,</w:t>
      </w:r>
      <w:r w:rsidR="005959C0">
        <w:t xml:space="preserve"> </w:t>
      </w:r>
      <w:r w:rsidR="001F5796">
        <w:t xml:space="preserve">you may disregard </w:t>
      </w:r>
      <w:r w:rsidR="005959C0">
        <w:t xml:space="preserve">some of the PCB layout guidelines </w:t>
      </w:r>
      <w:r w:rsidR="00696B92">
        <w:t xml:space="preserve">so that you can </w:t>
      </w:r>
      <w:r w:rsidR="005959C0">
        <w:t>make the shield physically similar to the underlying processor PCB</w:t>
      </w:r>
      <w:r w:rsidR="00B22BAE">
        <w:t xml:space="preserve">. </w:t>
      </w:r>
      <w:r w:rsidR="00F8563A">
        <w:t>We still recommend following</w:t>
      </w:r>
      <w:r w:rsidR="005959C0">
        <w:t xml:space="preserve"> the silksc</w:t>
      </w:r>
      <w:r w:rsidR="00F8563A">
        <w:t>reen recommendations.</w:t>
      </w:r>
    </w:p>
    <w:p w14:paraId="32B0CE1D" w14:textId="1D4DD4C9" w:rsidR="00B22BAE" w:rsidRDefault="005959C0" w:rsidP="00F8563A">
      <w:pPr>
        <w:pStyle w:val="BodyText"/>
      </w:pPr>
      <w:r>
        <w:t>Note that it is not sufficient to simply create the hardware PCB for a shield</w:t>
      </w:r>
      <w:r w:rsidR="001F5796">
        <w:t>.</w:t>
      </w:r>
      <w:r>
        <w:t xml:space="preserve"> </w:t>
      </w:r>
      <w:r w:rsidR="001F5796">
        <w:t xml:space="preserve">You must follow </w:t>
      </w:r>
      <w:r>
        <w:t xml:space="preserve">the software guidelines to provide a DLL </w:t>
      </w:r>
      <w:r w:rsidR="001F5796">
        <w:t xml:space="preserve">that </w:t>
      </w:r>
      <w:r>
        <w:t>implement</w:t>
      </w:r>
      <w:r w:rsidR="001F5796">
        <w:t>s</w:t>
      </w:r>
      <w:r>
        <w:t xml:space="preserve"> the </w:t>
      </w:r>
      <w:proofErr w:type="spellStart"/>
      <w:r>
        <w:t>Gadgeteer.Mainboard</w:t>
      </w:r>
      <w:proofErr w:type="spellEnd"/>
      <w:r>
        <w:t xml:space="preserve"> interface</w:t>
      </w:r>
      <w:r w:rsidR="00B22BAE">
        <w:t xml:space="preserve">. </w:t>
      </w:r>
      <w:r w:rsidR="001F5796">
        <w:t xml:space="preserve">If not, </w:t>
      </w:r>
      <w:r>
        <w:t xml:space="preserve">users </w:t>
      </w:r>
      <w:r w:rsidR="001F5796">
        <w:t xml:space="preserve">might </w:t>
      </w:r>
      <w:r>
        <w:t>be able to pl</w:t>
      </w:r>
      <w:r w:rsidR="00F8563A">
        <w:t>ug in Gadgeteer modules and the modules</w:t>
      </w:r>
      <w:r>
        <w:t xml:space="preserve"> </w:t>
      </w:r>
      <w:r w:rsidR="001F5796">
        <w:t xml:space="preserve">might </w:t>
      </w:r>
      <w:r>
        <w:t>be e</w:t>
      </w:r>
      <w:r w:rsidR="00F8563A">
        <w:t xml:space="preserve">lectrically compatible, </w:t>
      </w:r>
      <w:r w:rsidR="001F5796">
        <w:t xml:space="preserve">but </w:t>
      </w:r>
      <w:r>
        <w:t>user</w:t>
      </w:r>
      <w:r w:rsidR="00284E07">
        <w:t>s</w:t>
      </w:r>
      <w:r>
        <w:t xml:space="preserve"> would not benefit </w:t>
      </w:r>
      <w:r w:rsidR="001F5796">
        <w:t xml:space="preserve">from </w:t>
      </w:r>
      <w:r>
        <w:t xml:space="preserve">the Gadgeteer software core libraries and </w:t>
      </w:r>
      <w:r w:rsidR="001F5796">
        <w:t>c</w:t>
      </w:r>
      <w:r>
        <w:t>ould not use the libraries that module manufacturers provi</w:t>
      </w:r>
      <w:r w:rsidR="00F8563A">
        <w:t>de along with their modules and</w:t>
      </w:r>
      <w:r>
        <w:t xml:space="preserve"> high-level</w:t>
      </w:r>
      <w:r w:rsidR="001F5796">
        <w:t>,</w:t>
      </w:r>
      <w:r>
        <w:t xml:space="preserve"> user-friendly APIs for their modules.</w:t>
      </w:r>
    </w:p>
    <w:p w14:paraId="197D8062" w14:textId="4DE8EB66" w:rsidR="005B04C4" w:rsidRDefault="005B04C4" w:rsidP="005B04C4">
      <w:pPr>
        <w:pStyle w:val="Heading1"/>
      </w:pPr>
      <w:bookmarkStart w:id="55" w:name="_Toc307836720"/>
      <w:r>
        <w:t>Reaching Users</w:t>
      </w:r>
      <w:bookmarkEnd w:id="55"/>
    </w:p>
    <w:p w14:paraId="7DFED8D2" w14:textId="24099375" w:rsidR="005B04C4" w:rsidRDefault="000E1218" w:rsidP="009C036F">
      <w:pPr>
        <w:pStyle w:val="BodyText"/>
      </w:pPr>
      <w:r>
        <w:t>At the</w:t>
      </w:r>
      <w:r w:rsidR="005B04C4" w:rsidRPr="00F8563A">
        <w:t xml:space="preserve"> </w:t>
      </w:r>
      <w:hyperlink r:id="rId41" w:history="1">
        <w:r w:rsidR="00C02A0F" w:rsidRPr="00C02A0F">
          <w:rPr>
            <w:rStyle w:val="Hyperlink"/>
          </w:rPr>
          <w:t xml:space="preserve">.NET Gadgeteer </w:t>
        </w:r>
        <w:r w:rsidR="005B04C4" w:rsidRPr="00C02A0F">
          <w:rPr>
            <w:rStyle w:val="Hyperlink"/>
          </w:rPr>
          <w:t>website</w:t>
        </w:r>
      </w:hyperlink>
      <w:r w:rsidR="005B04C4" w:rsidRPr="00F8563A">
        <w:t xml:space="preserve"> </w:t>
      </w:r>
      <w:r>
        <w:t xml:space="preserve">, Microsoft </w:t>
      </w:r>
      <w:r w:rsidR="009371CC">
        <w:t>is</w:t>
      </w:r>
      <w:r>
        <w:t xml:space="preserve"> hosting a list of </w:t>
      </w:r>
      <w:r w:rsidR="0075050D">
        <w:t xml:space="preserve">compatible </w:t>
      </w:r>
      <w:r w:rsidR="005B04C4" w:rsidRPr="00F8563A">
        <w:t>mainboard</w:t>
      </w:r>
      <w:r>
        <w:t>s, modules and kits s</w:t>
      </w:r>
      <w:r w:rsidR="00696B92">
        <w:t xml:space="preserve">o that </w:t>
      </w:r>
      <w:r>
        <w:t>end users can easily find them for purchase</w:t>
      </w:r>
      <w:r w:rsidR="005B04C4" w:rsidRPr="00F8563A">
        <w:t xml:space="preserve">. </w:t>
      </w:r>
      <w:r w:rsidR="00F8563A">
        <w:t xml:space="preserve">This will provide Gadgeteer </w:t>
      </w:r>
      <w:r w:rsidR="005B04C4" w:rsidRPr="00F8563A">
        <w:t>users with a single point of referenc</w:t>
      </w:r>
      <w:r w:rsidR="00F8563A">
        <w:t>e to find Gadgeteer</w:t>
      </w:r>
      <w:r w:rsidR="001F5796">
        <w:t>-</w:t>
      </w:r>
      <w:r w:rsidR="0075050D">
        <w:t>compatible</w:t>
      </w:r>
      <w:r w:rsidR="00F8563A">
        <w:t xml:space="preserve"> </w:t>
      </w:r>
      <w:r>
        <w:t>hardware</w:t>
      </w:r>
      <w:r w:rsidR="005B04C4" w:rsidRPr="00F8563A">
        <w:t>.</w:t>
      </w:r>
    </w:p>
    <w:p w14:paraId="57D07DDD" w14:textId="77777777" w:rsidR="00860605" w:rsidRDefault="00860605" w:rsidP="00860605">
      <w:pPr>
        <w:pStyle w:val="Heading1"/>
      </w:pPr>
      <w:bookmarkStart w:id="56" w:name="_Toc307836721"/>
      <w:r>
        <w:t>Open Source Community Participation</w:t>
      </w:r>
      <w:bookmarkEnd w:id="56"/>
    </w:p>
    <w:p w14:paraId="02AE7392" w14:textId="2FA5471D" w:rsidR="00B22BAE" w:rsidRDefault="00860605" w:rsidP="009C036F">
      <w:pPr>
        <w:pStyle w:val="BodyText"/>
      </w:pPr>
      <w:r>
        <w:t xml:space="preserve">The .NET Gadgeteer team is looking for ways to establish </w:t>
      </w:r>
      <w:r w:rsidR="000B4CE9">
        <w:t xml:space="preserve">communication </w:t>
      </w:r>
      <w:r>
        <w:t xml:space="preserve">in the broader community of vendors and users that </w:t>
      </w:r>
      <w:r w:rsidR="001F5796">
        <w:t>helps e</w:t>
      </w:r>
      <w:r>
        <w:t>nsure that the value proposition of the Gadgeteer ecosystem continues to grow and is not diminished through fragmentation</w:t>
      </w:r>
      <w:r w:rsidR="00B22BAE">
        <w:t xml:space="preserve">. </w:t>
      </w:r>
      <w:r w:rsidR="001F5796">
        <w:t xml:space="preserve">We plan </w:t>
      </w:r>
      <w:r>
        <w:t xml:space="preserve">to set up a </w:t>
      </w:r>
      <w:r w:rsidR="001F5796">
        <w:t>“</w:t>
      </w:r>
      <w:r>
        <w:t>counsel</w:t>
      </w:r>
      <w:r w:rsidR="001F5796">
        <w:t>”</w:t>
      </w:r>
      <w:r>
        <w:t xml:space="preserve"> of vendors and users as a focal point for input on the direction of the technology</w:t>
      </w:r>
      <w:r w:rsidR="00B22BAE">
        <w:t xml:space="preserve">. </w:t>
      </w:r>
      <w:r>
        <w:t>We</w:t>
      </w:r>
      <w:r w:rsidR="001F5796">
        <w:t xml:space="preserve"> woul</w:t>
      </w:r>
      <w:r>
        <w:t xml:space="preserve">d like your input about how best to engage the community and </w:t>
      </w:r>
      <w:r w:rsidR="00715262">
        <w:t xml:space="preserve">take advantage </w:t>
      </w:r>
      <w:r>
        <w:t>of this approach to building devices</w:t>
      </w:r>
      <w:r w:rsidR="00B22BAE">
        <w:t xml:space="preserve">. </w:t>
      </w:r>
      <w:r>
        <w:t xml:space="preserve">If you have </w:t>
      </w:r>
      <w:r w:rsidR="00715262">
        <w:t xml:space="preserve">further </w:t>
      </w:r>
      <w:r>
        <w:t xml:space="preserve">ideas, contact. </w:t>
      </w:r>
      <w:hyperlink r:id="rId42" w:history="1">
        <w:r w:rsidRPr="00180AC6">
          <w:rPr>
            <w:rStyle w:val="Hyperlink"/>
            <w:rFonts w:cstheme="minorHAnsi"/>
            <w:szCs w:val="22"/>
          </w:rPr>
          <w:t>netgt@microsoft.com</w:t>
        </w:r>
      </w:hyperlink>
      <w:r>
        <w:t>.</w:t>
      </w:r>
    </w:p>
    <w:p w14:paraId="4D15B51A" w14:textId="77777777" w:rsidR="008B3322" w:rsidRDefault="008B3322" w:rsidP="005B04C4">
      <w:pPr>
        <w:pStyle w:val="Heading1"/>
      </w:pPr>
      <w:bookmarkStart w:id="57" w:name="_Toc307836722"/>
      <w:r>
        <w:t>Resources</w:t>
      </w:r>
      <w:bookmarkEnd w:id="54"/>
      <w:bookmarkEnd w:id="57"/>
    </w:p>
    <w:p w14:paraId="175898F4" w14:textId="77777777" w:rsidR="00440737" w:rsidRDefault="005F4AF3" w:rsidP="009C036F">
      <w:pPr>
        <w:pStyle w:val="BodyTextLink"/>
      </w:pPr>
      <w:r>
        <w:t>A</w:t>
      </w:r>
      <w:r w:rsidR="00467B09">
        <w:t xml:space="preserve">dditional </w:t>
      </w:r>
      <w:r>
        <w:t xml:space="preserve">information about the </w:t>
      </w:r>
      <w:r w:rsidR="005B154C">
        <w:t>.NET Gadgeteer and the .NET Micro Framework can be found at the following sites</w:t>
      </w:r>
      <w:r w:rsidR="00715262">
        <w:t>:</w:t>
      </w:r>
    </w:p>
    <w:p w14:paraId="4D15B51B" w14:textId="295FD91E" w:rsidR="008B3322" w:rsidRPr="00440737" w:rsidRDefault="00440737" w:rsidP="00440737">
      <w:pPr>
        <w:pStyle w:val="TableHead"/>
        <w:rPr>
          <w:sz w:val="22"/>
          <w:szCs w:val="22"/>
        </w:rPr>
      </w:pPr>
      <w:r w:rsidRPr="00440737">
        <w:rPr>
          <w:sz w:val="22"/>
          <w:szCs w:val="22"/>
        </w:rPr>
        <w:t>Microsoft</w:t>
      </w:r>
    </w:p>
    <w:p w14:paraId="4D15B51C" w14:textId="6377D0DB" w:rsidR="008B3322" w:rsidRDefault="005B154C" w:rsidP="008B3322">
      <w:pPr>
        <w:pStyle w:val="DT"/>
      </w:pPr>
      <w:r>
        <w:t>.NET Gadgeteer</w:t>
      </w:r>
    </w:p>
    <w:p w14:paraId="4D15B51D" w14:textId="1CDF9A79" w:rsidR="008B3322" w:rsidRPr="008B3322" w:rsidRDefault="00EE4BC0" w:rsidP="008B3322">
      <w:pPr>
        <w:pStyle w:val="DL"/>
        <w:rPr>
          <w:rStyle w:val="Hyperlink"/>
        </w:rPr>
      </w:pPr>
      <w:r w:rsidRPr="0064207D">
        <w:rPr>
          <w:rStyle w:val="Hyperlink"/>
        </w:rPr>
        <w:t>http://netmf.com/gadgeteer/</w:t>
      </w:r>
      <w:r>
        <w:t xml:space="preserve"> </w:t>
      </w:r>
    </w:p>
    <w:p w14:paraId="4D15B51E" w14:textId="316026EA" w:rsidR="008B3322" w:rsidRDefault="005B154C" w:rsidP="008B3322">
      <w:pPr>
        <w:pStyle w:val="DT"/>
      </w:pPr>
      <w:r>
        <w:t>.NET Micro Framework</w:t>
      </w:r>
    </w:p>
    <w:p w14:paraId="4D15B51F" w14:textId="3B96A3A9" w:rsidR="008B3322" w:rsidRDefault="007D0324" w:rsidP="008B3322">
      <w:pPr>
        <w:pStyle w:val="DL"/>
        <w:rPr>
          <w:rStyle w:val="Hyperlink"/>
        </w:rPr>
      </w:pPr>
      <w:hyperlink r:id="rId43" w:history="1">
        <w:r w:rsidR="00D850E4" w:rsidRPr="004E1C2A">
          <w:rPr>
            <w:rStyle w:val="Hyperlink"/>
          </w:rPr>
          <w:t>http://www.microsoft.com/en-us/netmf/default.aspx</w:t>
        </w:r>
      </w:hyperlink>
    </w:p>
    <w:p w14:paraId="5DA19291" w14:textId="77777777" w:rsidR="004A0519" w:rsidRDefault="004A0519" w:rsidP="004A0519">
      <w:pPr>
        <w:pStyle w:val="DT"/>
      </w:pPr>
      <w:r>
        <w:lastRenderedPageBreak/>
        <w:t xml:space="preserve">.NET Micro Framework SDK </w:t>
      </w:r>
    </w:p>
    <w:p w14:paraId="1A80BAFD" w14:textId="5149CBFA" w:rsidR="004A0519" w:rsidRDefault="007D0324" w:rsidP="004A0519">
      <w:pPr>
        <w:pStyle w:val="DL"/>
      </w:pPr>
      <w:hyperlink r:id="rId44" w:history="1">
        <w:r w:rsidR="00E95D44" w:rsidRPr="00284E07">
          <w:rPr>
            <w:rStyle w:val="Hyperlink"/>
          </w:rPr>
          <w:t>http://www.microsoft.com/downloads/en/details.aspx?FamilyID=cff5a7b7-c21c-4127-ac65-5516384da3a0</w:t>
        </w:r>
      </w:hyperlink>
    </w:p>
    <w:p w14:paraId="62719208" w14:textId="6B894EF8" w:rsidR="00D850E4" w:rsidRDefault="000E5E1B" w:rsidP="00D850E4">
      <w:pPr>
        <w:pStyle w:val="DT"/>
      </w:pPr>
      <w:proofErr w:type="spellStart"/>
      <w:r>
        <w:t>CodePlex</w:t>
      </w:r>
      <w:proofErr w:type="spellEnd"/>
    </w:p>
    <w:p w14:paraId="211D1AD1" w14:textId="77777777" w:rsidR="00B22BAE" w:rsidRDefault="007D0324" w:rsidP="000E5E1B">
      <w:pPr>
        <w:pStyle w:val="DL"/>
        <w:rPr>
          <w:rStyle w:val="Hyperlink"/>
          <w:szCs w:val="22"/>
        </w:rPr>
      </w:pPr>
      <w:hyperlink r:id="rId45" w:history="1">
        <w:r w:rsidR="000E5E1B" w:rsidRPr="00440737">
          <w:rPr>
            <w:rStyle w:val="Hyperlink"/>
            <w:szCs w:val="22"/>
          </w:rPr>
          <w:t>http://gadgeteer.codeplex.com/</w:t>
        </w:r>
      </w:hyperlink>
    </w:p>
    <w:p w14:paraId="31907EDE" w14:textId="0F5FD774" w:rsidR="00440737" w:rsidRPr="00440737" w:rsidRDefault="00440737" w:rsidP="00696B92">
      <w:pPr>
        <w:pStyle w:val="TableHead"/>
        <w:rPr>
          <w:sz w:val="22"/>
          <w:szCs w:val="22"/>
        </w:rPr>
      </w:pPr>
      <w:r w:rsidRPr="00440737">
        <w:rPr>
          <w:sz w:val="22"/>
          <w:szCs w:val="22"/>
        </w:rPr>
        <w:t>Other</w:t>
      </w:r>
    </w:p>
    <w:p w14:paraId="72F1654B" w14:textId="52045671" w:rsidR="000E5E1B" w:rsidRDefault="00440737" w:rsidP="004A0519">
      <w:pPr>
        <w:pStyle w:val="DT"/>
      </w:pPr>
      <w:r>
        <w:t>Creative Commons</w:t>
      </w:r>
    </w:p>
    <w:p w14:paraId="5CE4D676" w14:textId="0B750445" w:rsidR="00440737" w:rsidRPr="00440737" w:rsidRDefault="007D0324" w:rsidP="004A0519">
      <w:pPr>
        <w:pStyle w:val="DL"/>
      </w:pPr>
      <w:hyperlink r:id="rId46" w:history="1">
        <w:r w:rsidR="00440737" w:rsidRPr="002033AA">
          <w:rPr>
            <w:rStyle w:val="Hyperlink"/>
          </w:rPr>
          <w:t>http://creativecommons.org/licenses/by/3.0/us/</w:t>
        </w:r>
      </w:hyperlink>
      <w:r w:rsidR="00440737">
        <w:t>.</w:t>
      </w:r>
    </w:p>
    <w:sectPr w:rsidR="00440737" w:rsidRPr="00440737" w:rsidSect="007F5065">
      <w:headerReference w:type="even" r:id="rId47"/>
      <w:headerReference w:type="default" r:id="rId48"/>
      <w:footerReference w:type="even" r:id="rId49"/>
      <w:footerReference w:type="default" r:id="rId50"/>
      <w:headerReference w:type="first" r:id="rId51"/>
      <w:footerReference w:type="first" r:id="rId52"/>
      <w:pgSz w:w="12240" w:h="15840" w:code="1"/>
      <w:pgMar w:top="1440" w:right="1915" w:bottom="1440" w:left="2635" w:header="720" w:footer="50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A1AB97" w14:textId="77777777" w:rsidR="009D2F6F" w:rsidRDefault="009D2F6F" w:rsidP="00DE77A4">
      <w:r>
        <w:separator/>
      </w:r>
    </w:p>
  </w:endnote>
  <w:endnote w:type="continuationSeparator" w:id="0">
    <w:p w14:paraId="41D36223" w14:textId="77777777" w:rsidR="009D2F6F" w:rsidRDefault="009D2F6F"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32D95" w14:textId="77777777" w:rsidR="007D0324" w:rsidRDefault="007D03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15048"/>
      <w:docPartObj>
        <w:docPartGallery w:val="Page Numbers (Bottom of Page)"/>
        <w:docPartUnique/>
      </w:docPartObj>
    </w:sdtPr>
    <w:sdtEndPr>
      <w:rPr>
        <w:noProof/>
      </w:rPr>
    </w:sdtEndPr>
    <w:sdtContent>
      <w:p w14:paraId="2D9BDEBA" w14:textId="0682E964" w:rsidR="007D0324" w:rsidRDefault="007D0324">
        <w:pPr>
          <w:pStyle w:val="Footer"/>
          <w:jc w:val="center"/>
        </w:pPr>
        <w:r>
          <w:fldChar w:fldCharType="begin"/>
        </w:r>
        <w:r>
          <w:instrText xml:space="preserve"> PAGE   \* MERGEFORMAT </w:instrText>
        </w:r>
        <w:r>
          <w:fldChar w:fldCharType="separate"/>
        </w:r>
        <w:r w:rsidR="00496107">
          <w:rPr>
            <w:noProof/>
          </w:rPr>
          <w:t>31</w:t>
        </w:r>
        <w:r>
          <w:rPr>
            <w:noProof/>
          </w:rPr>
          <w:fldChar w:fldCharType="end"/>
        </w:r>
      </w:p>
    </w:sdtContent>
  </w:sdt>
  <w:p w14:paraId="3515BF20" w14:textId="77777777" w:rsidR="007D0324" w:rsidRDefault="007D03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29F5B" w14:textId="77777777" w:rsidR="007D0324" w:rsidRDefault="007D03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2C1933" w14:textId="77777777" w:rsidR="009D2F6F" w:rsidRDefault="009D2F6F" w:rsidP="00DE77A4">
      <w:r>
        <w:separator/>
      </w:r>
    </w:p>
  </w:footnote>
  <w:footnote w:type="continuationSeparator" w:id="0">
    <w:p w14:paraId="58D95D83" w14:textId="77777777" w:rsidR="009D2F6F" w:rsidRDefault="009D2F6F"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2F36C" w14:textId="77777777" w:rsidR="007D0324" w:rsidRDefault="007D03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9AA6B" w14:textId="44C3DE50" w:rsidR="007D0324" w:rsidRDefault="007D0324" w:rsidP="0002579A">
    <w:pPr>
      <w:pStyle w:val="Header"/>
    </w:pPr>
    <w:r>
      <w:t>.NET Gadgeteer Mainboard Builder’s Guide</w:t>
    </w:r>
  </w:p>
  <w:p w14:paraId="7E4F3FC4" w14:textId="77777777" w:rsidR="007D0324" w:rsidRDefault="007D03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9962B" w14:textId="77777777" w:rsidR="007D0324" w:rsidRDefault="007D03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B01BB"/>
    <w:multiLevelType w:val="hybridMultilevel"/>
    <w:tmpl w:val="28C2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A6093"/>
    <w:multiLevelType w:val="hybridMultilevel"/>
    <w:tmpl w:val="724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B23F20"/>
    <w:multiLevelType w:val="hybridMultilevel"/>
    <w:tmpl w:val="C73A9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3544F0"/>
    <w:multiLevelType w:val="multilevel"/>
    <w:tmpl w:val="E0C8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36DB9"/>
    <w:multiLevelType w:val="hybridMultilevel"/>
    <w:tmpl w:val="1618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E0555D"/>
    <w:multiLevelType w:val="hybridMultilevel"/>
    <w:tmpl w:val="00F4FC04"/>
    <w:lvl w:ilvl="0" w:tplc="6ECAC3A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BF4A67"/>
    <w:multiLevelType w:val="hybridMultilevel"/>
    <w:tmpl w:val="7B284572"/>
    <w:lvl w:ilvl="0" w:tplc="4350D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277531"/>
    <w:multiLevelType w:val="hybridMultilevel"/>
    <w:tmpl w:val="3A52A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74E47"/>
    <w:multiLevelType w:val="hybridMultilevel"/>
    <w:tmpl w:val="8012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5E1902"/>
    <w:multiLevelType w:val="hybridMultilevel"/>
    <w:tmpl w:val="ECD0960E"/>
    <w:lvl w:ilvl="0" w:tplc="4350D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347E4"/>
    <w:multiLevelType w:val="hybridMultilevel"/>
    <w:tmpl w:val="5A7CB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82B96"/>
    <w:multiLevelType w:val="hybridMultilevel"/>
    <w:tmpl w:val="A6E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045CB9"/>
    <w:multiLevelType w:val="hybridMultilevel"/>
    <w:tmpl w:val="CDBA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3937B2"/>
    <w:multiLevelType w:val="hybridMultilevel"/>
    <w:tmpl w:val="E3CE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70577"/>
    <w:multiLevelType w:val="hybridMultilevel"/>
    <w:tmpl w:val="C4DA9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5D6925"/>
    <w:multiLevelType w:val="hybridMultilevel"/>
    <w:tmpl w:val="F750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50EF7"/>
    <w:multiLevelType w:val="hybridMultilevel"/>
    <w:tmpl w:val="E97E04FC"/>
    <w:lvl w:ilvl="0" w:tplc="1EB0B7F0">
      <w:start w:val="1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2B9015C"/>
    <w:multiLevelType w:val="hybridMultilevel"/>
    <w:tmpl w:val="F4AE5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B01FC8"/>
    <w:multiLevelType w:val="hybridMultilevel"/>
    <w:tmpl w:val="D1B0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374B4C"/>
    <w:multiLevelType w:val="hybridMultilevel"/>
    <w:tmpl w:val="C4B2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2203C9"/>
    <w:multiLevelType w:val="hybridMultilevel"/>
    <w:tmpl w:val="B9C40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7046AB"/>
    <w:multiLevelType w:val="hybridMultilevel"/>
    <w:tmpl w:val="9530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D168A3"/>
    <w:multiLevelType w:val="hybridMultilevel"/>
    <w:tmpl w:val="C6D8F978"/>
    <w:lvl w:ilvl="0" w:tplc="CF2096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D3D5EFF"/>
    <w:multiLevelType w:val="hybridMultilevel"/>
    <w:tmpl w:val="807E0A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07D061D"/>
    <w:multiLevelType w:val="hybridMultilevel"/>
    <w:tmpl w:val="59DE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DC44A9"/>
    <w:multiLevelType w:val="hybridMultilevel"/>
    <w:tmpl w:val="9FFAA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1C22F6"/>
    <w:multiLevelType w:val="hybridMultilevel"/>
    <w:tmpl w:val="EDF46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560953A6"/>
    <w:multiLevelType w:val="hybridMultilevel"/>
    <w:tmpl w:val="8DD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606AF2"/>
    <w:multiLevelType w:val="hybridMultilevel"/>
    <w:tmpl w:val="4110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F82317"/>
    <w:multiLevelType w:val="hybridMultilevel"/>
    <w:tmpl w:val="E3C4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724751"/>
    <w:multiLevelType w:val="hybridMultilevel"/>
    <w:tmpl w:val="6572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8543D1"/>
    <w:multiLevelType w:val="hybridMultilevel"/>
    <w:tmpl w:val="CFEE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7C2C97"/>
    <w:multiLevelType w:val="hybridMultilevel"/>
    <w:tmpl w:val="E8A4661C"/>
    <w:lvl w:ilvl="0" w:tplc="6ECAC3A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004BDB"/>
    <w:multiLevelType w:val="hybridMultilevel"/>
    <w:tmpl w:val="AB8CB756"/>
    <w:lvl w:ilvl="0" w:tplc="00DC6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255CF3"/>
    <w:multiLevelType w:val="hybridMultilevel"/>
    <w:tmpl w:val="31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5E17AA3"/>
    <w:multiLevelType w:val="hybridMultilevel"/>
    <w:tmpl w:val="0CA2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490FF0"/>
    <w:multiLevelType w:val="hybridMultilevel"/>
    <w:tmpl w:val="1B3AD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120E28"/>
    <w:multiLevelType w:val="hybridMultilevel"/>
    <w:tmpl w:val="B0BE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3C1B07"/>
    <w:multiLevelType w:val="hybridMultilevel"/>
    <w:tmpl w:val="2C6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20"/>
  </w:num>
  <w:num w:numId="5">
    <w:abstractNumId w:val="37"/>
  </w:num>
  <w:num w:numId="6">
    <w:abstractNumId w:val="11"/>
  </w:num>
  <w:num w:numId="7">
    <w:abstractNumId w:val="12"/>
  </w:num>
  <w:num w:numId="8">
    <w:abstractNumId w:val="21"/>
  </w:num>
  <w:num w:numId="9">
    <w:abstractNumId w:val="32"/>
  </w:num>
  <w:num w:numId="10">
    <w:abstractNumId w:val="13"/>
  </w:num>
  <w:num w:numId="11">
    <w:abstractNumId w:val="40"/>
  </w:num>
  <w:num w:numId="12">
    <w:abstractNumId w:val="3"/>
  </w:num>
  <w:num w:numId="13">
    <w:abstractNumId w:val="35"/>
  </w:num>
  <w:num w:numId="14">
    <w:abstractNumId w:val="31"/>
  </w:num>
  <w:num w:numId="15">
    <w:abstractNumId w:val="18"/>
  </w:num>
  <w:num w:numId="16">
    <w:abstractNumId w:val="15"/>
  </w:num>
  <w:num w:numId="17">
    <w:abstractNumId w:val="25"/>
  </w:num>
  <w:num w:numId="18">
    <w:abstractNumId w:val="19"/>
  </w:num>
  <w:num w:numId="19">
    <w:abstractNumId w:val="26"/>
  </w:num>
  <w:num w:numId="20">
    <w:abstractNumId w:val="14"/>
  </w:num>
  <w:num w:numId="21">
    <w:abstractNumId w:val="24"/>
  </w:num>
  <w:num w:numId="22">
    <w:abstractNumId w:val="22"/>
  </w:num>
  <w:num w:numId="23">
    <w:abstractNumId w:val="23"/>
  </w:num>
  <w:num w:numId="24">
    <w:abstractNumId w:val="7"/>
  </w:num>
  <w:num w:numId="25">
    <w:abstractNumId w:val="38"/>
  </w:num>
  <w:num w:numId="26">
    <w:abstractNumId w:val="17"/>
  </w:num>
  <w:num w:numId="27">
    <w:abstractNumId w:val="29"/>
  </w:num>
  <w:num w:numId="28">
    <w:abstractNumId w:val="16"/>
  </w:num>
  <w:num w:numId="29">
    <w:abstractNumId w:val="16"/>
  </w:num>
  <w:num w:numId="30">
    <w:abstractNumId w:val="1"/>
  </w:num>
  <w:num w:numId="31">
    <w:abstractNumId w:val="30"/>
  </w:num>
  <w:num w:numId="32">
    <w:abstractNumId w:val="8"/>
  </w:num>
  <w:num w:numId="33">
    <w:abstractNumId w:val="39"/>
  </w:num>
  <w:num w:numId="34">
    <w:abstractNumId w:val="0"/>
  </w:num>
  <w:num w:numId="35">
    <w:abstractNumId w:val="9"/>
  </w:num>
  <w:num w:numId="36">
    <w:abstractNumId w:val="2"/>
  </w:num>
  <w:num w:numId="37">
    <w:abstractNumId w:val="34"/>
  </w:num>
  <w:num w:numId="38">
    <w:abstractNumId w:val="33"/>
  </w:num>
  <w:num w:numId="39">
    <w:abstractNumId w:val="5"/>
  </w:num>
  <w:num w:numId="40">
    <w:abstractNumId w:val="6"/>
  </w:num>
  <w:num w:numId="41">
    <w:abstractNumId w:val="4"/>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displayBackgroundShape/>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1034D"/>
    <w:rsid w:val="000103A2"/>
    <w:rsid w:val="00012409"/>
    <w:rsid w:val="00013B08"/>
    <w:rsid w:val="000155CD"/>
    <w:rsid w:val="00017379"/>
    <w:rsid w:val="0002579A"/>
    <w:rsid w:val="00031869"/>
    <w:rsid w:val="00031978"/>
    <w:rsid w:val="0003317C"/>
    <w:rsid w:val="000334B0"/>
    <w:rsid w:val="00034006"/>
    <w:rsid w:val="00035098"/>
    <w:rsid w:val="00053916"/>
    <w:rsid w:val="00057AB3"/>
    <w:rsid w:val="00061062"/>
    <w:rsid w:val="00063243"/>
    <w:rsid w:val="0006766B"/>
    <w:rsid w:val="00070FD3"/>
    <w:rsid w:val="00077E76"/>
    <w:rsid w:val="00083DB1"/>
    <w:rsid w:val="00085001"/>
    <w:rsid w:val="00090DC6"/>
    <w:rsid w:val="00092CDC"/>
    <w:rsid w:val="00097CFB"/>
    <w:rsid w:val="000B4CE9"/>
    <w:rsid w:val="000C38C9"/>
    <w:rsid w:val="000C4C47"/>
    <w:rsid w:val="000C5F7D"/>
    <w:rsid w:val="000C6E66"/>
    <w:rsid w:val="000C7BDC"/>
    <w:rsid w:val="000E06D2"/>
    <w:rsid w:val="000E1218"/>
    <w:rsid w:val="000E28DF"/>
    <w:rsid w:val="000E295C"/>
    <w:rsid w:val="000E324B"/>
    <w:rsid w:val="000E5E1B"/>
    <w:rsid w:val="000E5E22"/>
    <w:rsid w:val="000E61A4"/>
    <w:rsid w:val="000E706C"/>
    <w:rsid w:val="000F195D"/>
    <w:rsid w:val="000F310E"/>
    <w:rsid w:val="001172D4"/>
    <w:rsid w:val="001332A2"/>
    <w:rsid w:val="00134C74"/>
    <w:rsid w:val="00136740"/>
    <w:rsid w:val="00137F38"/>
    <w:rsid w:val="00145FE6"/>
    <w:rsid w:val="0014634D"/>
    <w:rsid w:val="001619B2"/>
    <w:rsid w:val="00162273"/>
    <w:rsid w:val="00173D93"/>
    <w:rsid w:val="00174D7E"/>
    <w:rsid w:val="001810D0"/>
    <w:rsid w:val="001844C3"/>
    <w:rsid w:val="0018587E"/>
    <w:rsid w:val="001A0A76"/>
    <w:rsid w:val="001A1B9E"/>
    <w:rsid w:val="001A3DB7"/>
    <w:rsid w:val="001A5C4D"/>
    <w:rsid w:val="001A6463"/>
    <w:rsid w:val="001B6991"/>
    <w:rsid w:val="001C0D4A"/>
    <w:rsid w:val="001C4729"/>
    <w:rsid w:val="001C4759"/>
    <w:rsid w:val="001C6FFE"/>
    <w:rsid w:val="001C752C"/>
    <w:rsid w:val="001E05A8"/>
    <w:rsid w:val="001E2D86"/>
    <w:rsid w:val="001F5796"/>
    <w:rsid w:val="0020246F"/>
    <w:rsid w:val="002033AA"/>
    <w:rsid w:val="002035B2"/>
    <w:rsid w:val="00203998"/>
    <w:rsid w:val="00205D15"/>
    <w:rsid w:val="00205F81"/>
    <w:rsid w:val="0021320C"/>
    <w:rsid w:val="002170BA"/>
    <w:rsid w:val="002201C7"/>
    <w:rsid w:val="00220D6E"/>
    <w:rsid w:val="00244C01"/>
    <w:rsid w:val="00250CEE"/>
    <w:rsid w:val="00253D22"/>
    <w:rsid w:val="00255606"/>
    <w:rsid w:val="0025640E"/>
    <w:rsid w:val="00256B07"/>
    <w:rsid w:val="00260B9D"/>
    <w:rsid w:val="00263751"/>
    <w:rsid w:val="00267548"/>
    <w:rsid w:val="00267D24"/>
    <w:rsid w:val="00270A3F"/>
    <w:rsid w:val="00282C62"/>
    <w:rsid w:val="00284E07"/>
    <w:rsid w:val="00285702"/>
    <w:rsid w:val="002924EE"/>
    <w:rsid w:val="0029300C"/>
    <w:rsid w:val="00294023"/>
    <w:rsid w:val="002A00E9"/>
    <w:rsid w:val="002A10BB"/>
    <w:rsid w:val="002B2920"/>
    <w:rsid w:val="002B3E34"/>
    <w:rsid w:val="002C3A5F"/>
    <w:rsid w:val="002D0B53"/>
    <w:rsid w:val="002D710C"/>
    <w:rsid w:val="002D7DB4"/>
    <w:rsid w:val="002E784B"/>
    <w:rsid w:val="002F18D7"/>
    <w:rsid w:val="002F3E50"/>
    <w:rsid w:val="002F721B"/>
    <w:rsid w:val="00302638"/>
    <w:rsid w:val="00310132"/>
    <w:rsid w:val="003118B7"/>
    <w:rsid w:val="003120AF"/>
    <w:rsid w:val="00313949"/>
    <w:rsid w:val="00322348"/>
    <w:rsid w:val="003238A4"/>
    <w:rsid w:val="003267DF"/>
    <w:rsid w:val="00330BF4"/>
    <w:rsid w:val="003310BF"/>
    <w:rsid w:val="003350CA"/>
    <w:rsid w:val="00336423"/>
    <w:rsid w:val="00341608"/>
    <w:rsid w:val="00345BF5"/>
    <w:rsid w:val="00345F98"/>
    <w:rsid w:val="00346776"/>
    <w:rsid w:val="0034707B"/>
    <w:rsid w:val="0035260F"/>
    <w:rsid w:val="00356778"/>
    <w:rsid w:val="003578DC"/>
    <w:rsid w:val="00357CEF"/>
    <w:rsid w:val="00360C0E"/>
    <w:rsid w:val="00373B89"/>
    <w:rsid w:val="00374949"/>
    <w:rsid w:val="00376F09"/>
    <w:rsid w:val="00384460"/>
    <w:rsid w:val="00384D56"/>
    <w:rsid w:val="00392CD3"/>
    <w:rsid w:val="003957A7"/>
    <w:rsid w:val="003A5ACF"/>
    <w:rsid w:val="003A6A0D"/>
    <w:rsid w:val="003B006D"/>
    <w:rsid w:val="003B797B"/>
    <w:rsid w:val="003C1F6C"/>
    <w:rsid w:val="003C272A"/>
    <w:rsid w:val="003C3012"/>
    <w:rsid w:val="003C475A"/>
    <w:rsid w:val="003D0D3B"/>
    <w:rsid w:val="003E005C"/>
    <w:rsid w:val="003E036B"/>
    <w:rsid w:val="003E06DA"/>
    <w:rsid w:val="003E57D1"/>
    <w:rsid w:val="003E7BD4"/>
    <w:rsid w:val="003F1AE6"/>
    <w:rsid w:val="003F77CF"/>
    <w:rsid w:val="004001EB"/>
    <w:rsid w:val="00400E38"/>
    <w:rsid w:val="004054B8"/>
    <w:rsid w:val="0041021C"/>
    <w:rsid w:val="00410C31"/>
    <w:rsid w:val="004116EC"/>
    <w:rsid w:val="00411FFE"/>
    <w:rsid w:val="004179FF"/>
    <w:rsid w:val="00426C01"/>
    <w:rsid w:val="00437DA9"/>
    <w:rsid w:val="00440737"/>
    <w:rsid w:val="00441F58"/>
    <w:rsid w:val="00446428"/>
    <w:rsid w:val="00446509"/>
    <w:rsid w:val="00446CF8"/>
    <w:rsid w:val="00450F2A"/>
    <w:rsid w:val="00452ED6"/>
    <w:rsid w:val="00453086"/>
    <w:rsid w:val="004559C8"/>
    <w:rsid w:val="00464C38"/>
    <w:rsid w:val="00464E83"/>
    <w:rsid w:val="00466CBB"/>
    <w:rsid w:val="00467B09"/>
    <w:rsid w:val="0047146A"/>
    <w:rsid w:val="00474019"/>
    <w:rsid w:val="004772B3"/>
    <w:rsid w:val="00482331"/>
    <w:rsid w:val="00486C50"/>
    <w:rsid w:val="004872F0"/>
    <w:rsid w:val="004906B3"/>
    <w:rsid w:val="00490A21"/>
    <w:rsid w:val="00492EA1"/>
    <w:rsid w:val="00493E69"/>
    <w:rsid w:val="00496107"/>
    <w:rsid w:val="004A0519"/>
    <w:rsid w:val="004A1254"/>
    <w:rsid w:val="004A27B3"/>
    <w:rsid w:val="004A6389"/>
    <w:rsid w:val="004A685A"/>
    <w:rsid w:val="004B2562"/>
    <w:rsid w:val="004B38CF"/>
    <w:rsid w:val="004B7805"/>
    <w:rsid w:val="004C0CE4"/>
    <w:rsid w:val="004C306D"/>
    <w:rsid w:val="004C54ED"/>
    <w:rsid w:val="004C7440"/>
    <w:rsid w:val="004D2E11"/>
    <w:rsid w:val="004D3FD7"/>
    <w:rsid w:val="004D6EF4"/>
    <w:rsid w:val="004E0D6F"/>
    <w:rsid w:val="004E46BC"/>
    <w:rsid w:val="004E6F59"/>
    <w:rsid w:val="004F05EE"/>
    <w:rsid w:val="004F1EE7"/>
    <w:rsid w:val="004F7EE7"/>
    <w:rsid w:val="005025D1"/>
    <w:rsid w:val="005033A5"/>
    <w:rsid w:val="00503EED"/>
    <w:rsid w:val="0050557E"/>
    <w:rsid w:val="00505D55"/>
    <w:rsid w:val="00521BE1"/>
    <w:rsid w:val="005268F1"/>
    <w:rsid w:val="005313F8"/>
    <w:rsid w:val="00535284"/>
    <w:rsid w:val="0053548E"/>
    <w:rsid w:val="0053597D"/>
    <w:rsid w:val="0053648A"/>
    <w:rsid w:val="00536EF8"/>
    <w:rsid w:val="005453E5"/>
    <w:rsid w:val="005503A5"/>
    <w:rsid w:val="005504A9"/>
    <w:rsid w:val="00552850"/>
    <w:rsid w:val="0055571C"/>
    <w:rsid w:val="00555AF3"/>
    <w:rsid w:val="00566E25"/>
    <w:rsid w:val="00575F04"/>
    <w:rsid w:val="005812B1"/>
    <w:rsid w:val="00581BC0"/>
    <w:rsid w:val="00583A7E"/>
    <w:rsid w:val="00587497"/>
    <w:rsid w:val="00591AB8"/>
    <w:rsid w:val="00592C8B"/>
    <w:rsid w:val="005931C2"/>
    <w:rsid w:val="005959C0"/>
    <w:rsid w:val="00596425"/>
    <w:rsid w:val="005A1D15"/>
    <w:rsid w:val="005A5065"/>
    <w:rsid w:val="005A5815"/>
    <w:rsid w:val="005A73CA"/>
    <w:rsid w:val="005B04C4"/>
    <w:rsid w:val="005B154C"/>
    <w:rsid w:val="005B548E"/>
    <w:rsid w:val="005C1128"/>
    <w:rsid w:val="005C11E2"/>
    <w:rsid w:val="005C3A80"/>
    <w:rsid w:val="005D0281"/>
    <w:rsid w:val="005D09F1"/>
    <w:rsid w:val="005D1F4D"/>
    <w:rsid w:val="005D5B61"/>
    <w:rsid w:val="005E04AC"/>
    <w:rsid w:val="005E1857"/>
    <w:rsid w:val="005E4297"/>
    <w:rsid w:val="005E7A20"/>
    <w:rsid w:val="005F148F"/>
    <w:rsid w:val="005F335E"/>
    <w:rsid w:val="005F4AF3"/>
    <w:rsid w:val="006032C7"/>
    <w:rsid w:val="00614CCF"/>
    <w:rsid w:val="00620386"/>
    <w:rsid w:val="00633EDD"/>
    <w:rsid w:val="00641B58"/>
    <w:rsid w:val="00643506"/>
    <w:rsid w:val="00644E83"/>
    <w:rsid w:val="006456BF"/>
    <w:rsid w:val="006460B9"/>
    <w:rsid w:val="00646D76"/>
    <w:rsid w:val="00647625"/>
    <w:rsid w:val="00672F8F"/>
    <w:rsid w:val="00673907"/>
    <w:rsid w:val="0067624B"/>
    <w:rsid w:val="00680342"/>
    <w:rsid w:val="00680A0E"/>
    <w:rsid w:val="006811E5"/>
    <w:rsid w:val="0068231E"/>
    <w:rsid w:val="006831B7"/>
    <w:rsid w:val="0068746F"/>
    <w:rsid w:val="00687ED3"/>
    <w:rsid w:val="00690C27"/>
    <w:rsid w:val="00696119"/>
    <w:rsid w:val="00696B92"/>
    <w:rsid w:val="006A443A"/>
    <w:rsid w:val="006A45CA"/>
    <w:rsid w:val="006B0010"/>
    <w:rsid w:val="006B0C94"/>
    <w:rsid w:val="006B3331"/>
    <w:rsid w:val="006B3D06"/>
    <w:rsid w:val="006B54D6"/>
    <w:rsid w:val="006C0910"/>
    <w:rsid w:val="006C1368"/>
    <w:rsid w:val="006C3945"/>
    <w:rsid w:val="006C57C4"/>
    <w:rsid w:val="006D293F"/>
    <w:rsid w:val="006D2E53"/>
    <w:rsid w:val="006E1CFE"/>
    <w:rsid w:val="006E62C0"/>
    <w:rsid w:val="006F079E"/>
    <w:rsid w:val="006F0CB1"/>
    <w:rsid w:val="006F426D"/>
    <w:rsid w:val="00701EDD"/>
    <w:rsid w:val="00704C07"/>
    <w:rsid w:val="00705751"/>
    <w:rsid w:val="0070622D"/>
    <w:rsid w:val="00715262"/>
    <w:rsid w:val="00722789"/>
    <w:rsid w:val="0072652B"/>
    <w:rsid w:val="00730C23"/>
    <w:rsid w:val="007335BA"/>
    <w:rsid w:val="00734B67"/>
    <w:rsid w:val="00740EC6"/>
    <w:rsid w:val="00744298"/>
    <w:rsid w:val="0075050D"/>
    <w:rsid w:val="0075242B"/>
    <w:rsid w:val="007538FC"/>
    <w:rsid w:val="00754550"/>
    <w:rsid w:val="007567A8"/>
    <w:rsid w:val="007567CE"/>
    <w:rsid w:val="00766A3B"/>
    <w:rsid w:val="00774322"/>
    <w:rsid w:val="0077437A"/>
    <w:rsid w:val="00774531"/>
    <w:rsid w:val="007843CE"/>
    <w:rsid w:val="007860B3"/>
    <w:rsid w:val="00791827"/>
    <w:rsid w:val="00793F28"/>
    <w:rsid w:val="007A1D47"/>
    <w:rsid w:val="007A47B1"/>
    <w:rsid w:val="007B0782"/>
    <w:rsid w:val="007B2347"/>
    <w:rsid w:val="007B57EF"/>
    <w:rsid w:val="007D0324"/>
    <w:rsid w:val="007D4F66"/>
    <w:rsid w:val="007E2109"/>
    <w:rsid w:val="007E23AA"/>
    <w:rsid w:val="007E4A28"/>
    <w:rsid w:val="007E4C52"/>
    <w:rsid w:val="007F12F5"/>
    <w:rsid w:val="007F1501"/>
    <w:rsid w:val="007F35DE"/>
    <w:rsid w:val="007F4C7C"/>
    <w:rsid w:val="007F5065"/>
    <w:rsid w:val="008008E6"/>
    <w:rsid w:val="008012D6"/>
    <w:rsid w:val="0080439D"/>
    <w:rsid w:val="00804A35"/>
    <w:rsid w:val="00807A1F"/>
    <w:rsid w:val="0081016A"/>
    <w:rsid w:val="00813B95"/>
    <w:rsid w:val="008222BF"/>
    <w:rsid w:val="00822D12"/>
    <w:rsid w:val="00833BFB"/>
    <w:rsid w:val="0083710F"/>
    <w:rsid w:val="00843C86"/>
    <w:rsid w:val="00846627"/>
    <w:rsid w:val="00846E18"/>
    <w:rsid w:val="00850FB4"/>
    <w:rsid w:val="00854509"/>
    <w:rsid w:val="008552EB"/>
    <w:rsid w:val="0085680F"/>
    <w:rsid w:val="00856982"/>
    <w:rsid w:val="00860605"/>
    <w:rsid w:val="008610BA"/>
    <w:rsid w:val="00862B88"/>
    <w:rsid w:val="008640B0"/>
    <w:rsid w:val="00865E12"/>
    <w:rsid w:val="00866827"/>
    <w:rsid w:val="00870EE5"/>
    <w:rsid w:val="00870EFF"/>
    <w:rsid w:val="00871B5B"/>
    <w:rsid w:val="00874436"/>
    <w:rsid w:val="00874F46"/>
    <w:rsid w:val="00875312"/>
    <w:rsid w:val="00876B66"/>
    <w:rsid w:val="0088155B"/>
    <w:rsid w:val="00882E48"/>
    <w:rsid w:val="00884E39"/>
    <w:rsid w:val="00892736"/>
    <w:rsid w:val="008A090D"/>
    <w:rsid w:val="008A4A1A"/>
    <w:rsid w:val="008A59BF"/>
    <w:rsid w:val="008A6A85"/>
    <w:rsid w:val="008B3322"/>
    <w:rsid w:val="008B5F29"/>
    <w:rsid w:val="008C7AF2"/>
    <w:rsid w:val="008D6723"/>
    <w:rsid w:val="008E0212"/>
    <w:rsid w:val="008E08AC"/>
    <w:rsid w:val="008E2DF0"/>
    <w:rsid w:val="008E45BC"/>
    <w:rsid w:val="008E73DE"/>
    <w:rsid w:val="008F1C5E"/>
    <w:rsid w:val="008F2689"/>
    <w:rsid w:val="008F326F"/>
    <w:rsid w:val="008F5A11"/>
    <w:rsid w:val="008F7C07"/>
    <w:rsid w:val="00901AF6"/>
    <w:rsid w:val="00910DE5"/>
    <w:rsid w:val="009111B8"/>
    <w:rsid w:val="0092155D"/>
    <w:rsid w:val="00927A1E"/>
    <w:rsid w:val="00932916"/>
    <w:rsid w:val="009330DF"/>
    <w:rsid w:val="00933D23"/>
    <w:rsid w:val="009341EA"/>
    <w:rsid w:val="009351B8"/>
    <w:rsid w:val="00935FFB"/>
    <w:rsid w:val="009371CC"/>
    <w:rsid w:val="0094623E"/>
    <w:rsid w:val="00965713"/>
    <w:rsid w:val="00971D1F"/>
    <w:rsid w:val="009731D0"/>
    <w:rsid w:val="00973455"/>
    <w:rsid w:val="00975023"/>
    <w:rsid w:val="00984A04"/>
    <w:rsid w:val="00985774"/>
    <w:rsid w:val="00993E1B"/>
    <w:rsid w:val="00994B29"/>
    <w:rsid w:val="00996F2F"/>
    <w:rsid w:val="009A3A6F"/>
    <w:rsid w:val="009A3B29"/>
    <w:rsid w:val="009A5880"/>
    <w:rsid w:val="009B6988"/>
    <w:rsid w:val="009C036F"/>
    <w:rsid w:val="009C0C24"/>
    <w:rsid w:val="009C2261"/>
    <w:rsid w:val="009C527E"/>
    <w:rsid w:val="009D035B"/>
    <w:rsid w:val="009D2F6F"/>
    <w:rsid w:val="009D5DF5"/>
    <w:rsid w:val="009E2D99"/>
    <w:rsid w:val="009E31B7"/>
    <w:rsid w:val="009E3505"/>
    <w:rsid w:val="009E484D"/>
    <w:rsid w:val="009E66C7"/>
    <w:rsid w:val="009F3168"/>
    <w:rsid w:val="00A015F9"/>
    <w:rsid w:val="00A0221D"/>
    <w:rsid w:val="00A049AC"/>
    <w:rsid w:val="00A04BAA"/>
    <w:rsid w:val="00A04E39"/>
    <w:rsid w:val="00A0660A"/>
    <w:rsid w:val="00A06B3A"/>
    <w:rsid w:val="00A13DDB"/>
    <w:rsid w:val="00A173E3"/>
    <w:rsid w:val="00A206D7"/>
    <w:rsid w:val="00A2263E"/>
    <w:rsid w:val="00A236BB"/>
    <w:rsid w:val="00A23D93"/>
    <w:rsid w:val="00A24B90"/>
    <w:rsid w:val="00A35A1F"/>
    <w:rsid w:val="00A3684F"/>
    <w:rsid w:val="00A40027"/>
    <w:rsid w:val="00A65423"/>
    <w:rsid w:val="00A6731E"/>
    <w:rsid w:val="00A700F5"/>
    <w:rsid w:val="00A74EF8"/>
    <w:rsid w:val="00A750DC"/>
    <w:rsid w:val="00A75993"/>
    <w:rsid w:val="00A76A85"/>
    <w:rsid w:val="00A830FE"/>
    <w:rsid w:val="00A8397D"/>
    <w:rsid w:val="00A83FB5"/>
    <w:rsid w:val="00A84221"/>
    <w:rsid w:val="00A85190"/>
    <w:rsid w:val="00A872C9"/>
    <w:rsid w:val="00A93F8F"/>
    <w:rsid w:val="00A96A32"/>
    <w:rsid w:val="00AA2F92"/>
    <w:rsid w:val="00AA6DC2"/>
    <w:rsid w:val="00AB0271"/>
    <w:rsid w:val="00AB3946"/>
    <w:rsid w:val="00AB4794"/>
    <w:rsid w:val="00AC4829"/>
    <w:rsid w:val="00AD14F4"/>
    <w:rsid w:val="00AD553D"/>
    <w:rsid w:val="00AD7912"/>
    <w:rsid w:val="00AE36C7"/>
    <w:rsid w:val="00AE4752"/>
    <w:rsid w:val="00AF4AD9"/>
    <w:rsid w:val="00B00043"/>
    <w:rsid w:val="00B03106"/>
    <w:rsid w:val="00B0352C"/>
    <w:rsid w:val="00B04229"/>
    <w:rsid w:val="00B067B1"/>
    <w:rsid w:val="00B17226"/>
    <w:rsid w:val="00B22BAE"/>
    <w:rsid w:val="00B233E5"/>
    <w:rsid w:val="00B24663"/>
    <w:rsid w:val="00B30671"/>
    <w:rsid w:val="00B31A4F"/>
    <w:rsid w:val="00B34282"/>
    <w:rsid w:val="00B346E0"/>
    <w:rsid w:val="00B349BC"/>
    <w:rsid w:val="00B36D08"/>
    <w:rsid w:val="00B36E94"/>
    <w:rsid w:val="00B376D1"/>
    <w:rsid w:val="00B51021"/>
    <w:rsid w:val="00B533D9"/>
    <w:rsid w:val="00B54807"/>
    <w:rsid w:val="00B620A0"/>
    <w:rsid w:val="00B73C62"/>
    <w:rsid w:val="00B831FD"/>
    <w:rsid w:val="00B85558"/>
    <w:rsid w:val="00B958DF"/>
    <w:rsid w:val="00BA1573"/>
    <w:rsid w:val="00BA24EE"/>
    <w:rsid w:val="00BA32CA"/>
    <w:rsid w:val="00BA35A4"/>
    <w:rsid w:val="00BA58C1"/>
    <w:rsid w:val="00BB1588"/>
    <w:rsid w:val="00BB4A77"/>
    <w:rsid w:val="00BB57FD"/>
    <w:rsid w:val="00BB6957"/>
    <w:rsid w:val="00BB7099"/>
    <w:rsid w:val="00BC0085"/>
    <w:rsid w:val="00BC09D3"/>
    <w:rsid w:val="00BC197F"/>
    <w:rsid w:val="00BC2049"/>
    <w:rsid w:val="00BC40A8"/>
    <w:rsid w:val="00BC51B1"/>
    <w:rsid w:val="00BC5372"/>
    <w:rsid w:val="00BC77AD"/>
    <w:rsid w:val="00BC78CE"/>
    <w:rsid w:val="00BC7EEA"/>
    <w:rsid w:val="00BD2ED2"/>
    <w:rsid w:val="00BE1561"/>
    <w:rsid w:val="00BF5D2D"/>
    <w:rsid w:val="00BF6F20"/>
    <w:rsid w:val="00BF7F74"/>
    <w:rsid w:val="00C0024F"/>
    <w:rsid w:val="00C01C73"/>
    <w:rsid w:val="00C02A0F"/>
    <w:rsid w:val="00C0425D"/>
    <w:rsid w:val="00C0565C"/>
    <w:rsid w:val="00C059CE"/>
    <w:rsid w:val="00C05E05"/>
    <w:rsid w:val="00C077F9"/>
    <w:rsid w:val="00C12432"/>
    <w:rsid w:val="00C1648F"/>
    <w:rsid w:val="00C25875"/>
    <w:rsid w:val="00C25D37"/>
    <w:rsid w:val="00C27130"/>
    <w:rsid w:val="00C4036E"/>
    <w:rsid w:val="00C40918"/>
    <w:rsid w:val="00C61C11"/>
    <w:rsid w:val="00C62059"/>
    <w:rsid w:val="00C65FDE"/>
    <w:rsid w:val="00C72A4E"/>
    <w:rsid w:val="00C74EF5"/>
    <w:rsid w:val="00C75105"/>
    <w:rsid w:val="00C835D3"/>
    <w:rsid w:val="00C87D6A"/>
    <w:rsid w:val="00C92CEB"/>
    <w:rsid w:val="00CA11A7"/>
    <w:rsid w:val="00CA1CF5"/>
    <w:rsid w:val="00CA4861"/>
    <w:rsid w:val="00CA4EBD"/>
    <w:rsid w:val="00CA6AF7"/>
    <w:rsid w:val="00CA7A34"/>
    <w:rsid w:val="00CB64D5"/>
    <w:rsid w:val="00CC4A44"/>
    <w:rsid w:val="00CD22CE"/>
    <w:rsid w:val="00CD5CF4"/>
    <w:rsid w:val="00CD656A"/>
    <w:rsid w:val="00CE095D"/>
    <w:rsid w:val="00CE4CE5"/>
    <w:rsid w:val="00CF471E"/>
    <w:rsid w:val="00CF5207"/>
    <w:rsid w:val="00CF6A2D"/>
    <w:rsid w:val="00CF7197"/>
    <w:rsid w:val="00D019B5"/>
    <w:rsid w:val="00D05E12"/>
    <w:rsid w:val="00D12DE8"/>
    <w:rsid w:val="00D16341"/>
    <w:rsid w:val="00D20C14"/>
    <w:rsid w:val="00D26857"/>
    <w:rsid w:val="00D276B3"/>
    <w:rsid w:val="00D31723"/>
    <w:rsid w:val="00D31ACA"/>
    <w:rsid w:val="00D43399"/>
    <w:rsid w:val="00D469E2"/>
    <w:rsid w:val="00D556CC"/>
    <w:rsid w:val="00D55D85"/>
    <w:rsid w:val="00D628AA"/>
    <w:rsid w:val="00D63DD5"/>
    <w:rsid w:val="00D6425E"/>
    <w:rsid w:val="00D6431C"/>
    <w:rsid w:val="00D64E5B"/>
    <w:rsid w:val="00D66C3E"/>
    <w:rsid w:val="00D701A8"/>
    <w:rsid w:val="00D818C3"/>
    <w:rsid w:val="00D83A95"/>
    <w:rsid w:val="00D850E4"/>
    <w:rsid w:val="00D8601B"/>
    <w:rsid w:val="00D9052E"/>
    <w:rsid w:val="00D93557"/>
    <w:rsid w:val="00D95A97"/>
    <w:rsid w:val="00D97921"/>
    <w:rsid w:val="00DA0632"/>
    <w:rsid w:val="00DA2855"/>
    <w:rsid w:val="00DA3DA5"/>
    <w:rsid w:val="00DC1914"/>
    <w:rsid w:val="00DD008C"/>
    <w:rsid w:val="00DD0131"/>
    <w:rsid w:val="00DD198A"/>
    <w:rsid w:val="00DE1D98"/>
    <w:rsid w:val="00DE37CF"/>
    <w:rsid w:val="00DE517B"/>
    <w:rsid w:val="00DE77A4"/>
    <w:rsid w:val="00DE7B22"/>
    <w:rsid w:val="00E044A2"/>
    <w:rsid w:val="00E0586A"/>
    <w:rsid w:val="00E17BC6"/>
    <w:rsid w:val="00E221D8"/>
    <w:rsid w:val="00E24196"/>
    <w:rsid w:val="00E24FBD"/>
    <w:rsid w:val="00E33EC2"/>
    <w:rsid w:val="00E37EDD"/>
    <w:rsid w:val="00E41361"/>
    <w:rsid w:val="00E419C2"/>
    <w:rsid w:val="00E468C5"/>
    <w:rsid w:val="00E468E9"/>
    <w:rsid w:val="00E46918"/>
    <w:rsid w:val="00E47A2A"/>
    <w:rsid w:val="00E47A48"/>
    <w:rsid w:val="00E50963"/>
    <w:rsid w:val="00E5702A"/>
    <w:rsid w:val="00E62F5B"/>
    <w:rsid w:val="00E63B82"/>
    <w:rsid w:val="00E63F3D"/>
    <w:rsid w:val="00E65302"/>
    <w:rsid w:val="00E664DB"/>
    <w:rsid w:val="00E736B6"/>
    <w:rsid w:val="00E7486B"/>
    <w:rsid w:val="00E76041"/>
    <w:rsid w:val="00E819DB"/>
    <w:rsid w:val="00E83CBB"/>
    <w:rsid w:val="00E878AC"/>
    <w:rsid w:val="00E925F5"/>
    <w:rsid w:val="00E952A0"/>
    <w:rsid w:val="00E95D44"/>
    <w:rsid w:val="00E97091"/>
    <w:rsid w:val="00EA3A36"/>
    <w:rsid w:val="00EA6DE9"/>
    <w:rsid w:val="00EA6F53"/>
    <w:rsid w:val="00EB75CD"/>
    <w:rsid w:val="00EB776A"/>
    <w:rsid w:val="00EC0E55"/>
    <w:rsid w:val="00EC1F90"/>
    <w:rsid w:val="00EC31F7"/>
    <w:rsid w:val="00EC3747"/>
    <w:rsid w:val="00EC439A"/>
    <w:rsid w:val="00ED0CC0"/>
    <w:rsid w:val="00ED6894"/>
    <w:rsid w:val="00ED7204"/>
    <w:rsid w:val="00ED7A16"/>
    <w:rsid w:val="00EE4BC0"/>
    <w:rsid w:val="00EF20DF"/>
    <w:rsid w:val="00EF278B"/>
    <w:rsid w:val="00EF6CA0"/>
    <w:rsid w:val="00EF7B39"/>
    <w:rsid w:val="00F0566A"/>
    <w:rsid w:val="00F05DFF"/>
    <w:rsid w:val="00F1354B"/>
    <w:rsid w:val="00F1505E"/>
    <w:rsid w:val="00F15534"/>
    <w:rsid w:val="00F172A9"/>
    <w:rsid w:val="00F21384"/>
    <w:rsid w:val="00F221ED"/>
    <w:rsid w:val="00F31301"/>
    <w:rsid w:val="00F32121"/>
    <w:rsid w:val="00F341F8"/>
    <w:rsid w:val="00F37B76"/>
    <w:rsid w:val="00F41B42"/>
    <w:rsid w:val="00F44748"/>
    <w:rsid w:val="00F456B3"/>
    <w:rsid w:val="00F5264D"/>
    <w:rsid w:val="00F538C6"/>
    <w:rsid w:val="00F55F22"/>
    <w:rsid w:val="00F573BF"/>
    <w:rsid w:val="00F61CC0"/>
    <w:rsid w:val="00F64E37"/>
    <w:rsid w:val="00F64E6A"/>
    <w:rsid w:val="00F80A49"/>
    <w:rsid w:val="00F849D2"/>
    <w:rsid w:val="00F84DD1"/>
    <w:rsid w:val="00F8563A"/>
    <w:rsid w:val="00F91F38"/>
    <w:rsid w:val="00F92B0A"/>
    <w:rsid w:val="00F94356"/>
    <w:rsid w:val="00FB20BE"/>
    <w:rsid w:val="00FB30B3"/>
    <w:rsid w:val="00FB42AC"/>
    <w:rsid w:val="00FD180B"/>
    <w:rsid w:val="00FD3238"/>
    <w:rsid w:val="00FD45F9"/>
    <w:rsid w:val="00FD5B46"/>
    <w:rsid w:val="00FD71D5"/>
    <w:rsid w:val="00FE5EC2"/>
    <w:rsid w:val="00FF39B5"/>
    <w:rsid w:val="00FF48C5"/>
    <w:rsid w:val="00FF49CE"/>
    <w:rsid w:val="00FF4F39"/>
    <w:rsid w:val="00FF515D"/>
    <w:rsid w:val="00FF5CD9"/>
    <w:rsid w:val="00FF632F"/>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5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aliases w:val="h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aliases w:val="h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rsid w:val="00A6731E"/>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A6731E"/>
    <w:pPr>
      <w:tabs>
        <w:tab w:val="right" w:leader="dot" w:pos="7680"/>
      </w:tabs>
    </w:pPr>
    <w:rPr>
      <w:rFonts w:eastAsiaTheme="minorEastAsia"/>
      <w:noProof/>
    </w:rPr>
  </w:style>
  <w:style w:type="paragraph" w:customStyle="1" w:styleId="TableHead">
    <w:name w:val="Table Head"/>
    <w:basedOn w:val="BodyText"/>
    <w:next w:val="BodyText"/>
    <w:rsid w:val="00A74EF8"/>
    <w:pPr>
      <w:keepNext/>
      <w:keepLines/>
      <w:spacing w:before="160" w:after="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uiPriority w:val="99"/>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6731E"/>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BB7099"/>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semiHidden/>
    <w:unhideWhenUsed/>
    <w:rsid w:val="00F44748"/>
    <w:pPr>
      <w:spacing w:after="80"/>
      <w:ind w:left="720"/>
    </w:pPr>
  </w:style>
  <w:style w:type="character" w:customStyle="1" w:styleId="BodyTextIndent2Char">
    <w:name w:val="Body Text Indent 2 Char"/>
    <w:basedOn w:val="DefaultParagraphFont"/>
    <w:link w:val="BodyTextIndent2"/>
    <w:uiPriority w:val="99"/>
    <w:semiHidden/>
    <w:rsid w:val="00F44748"/>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rsid w:val="006032C7"/>
    <w:pPr>
      <w:shd w:val="clear" w:color="auto" w:fill="BFBFBF" w:themeFill="background1" w:themeFillShade="BF"/>
      <w:spacing w:after="0"/>
    </w:pPr>
    <w:rPr>
      <w:rFonts w:eastAsia="Times New Roman" w:cs="Times New Roman"/>
      <w:sz w:val="18"/>
    </w:rPr>
  </w:style>
  <w:style w:type="paragraph" w:styleId="NormalWeb">
    <w:name w:val="Normal (Web)"/>
    <w:basedOn w:val="Normal"/>
    <w:uiPriority w:val="99"/>
    <w:unhideWhenUsed/>
    <w:rsid w:val="0077437A"/>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D6431C"/>
    <w:rPr>
      <w:rFonts w:asciiTheme="minorHAnsi" w:hAnsiTheme="minorHAnsi"/>
    </w:rPr>
  </w:style>
  <w:style w:type="character" w:styleId="CommentReference">
    <w:name w:val="annotation reference"/>
    <w:basedOn w:val="DefaultParagraphFont"/>
    <w:uiPriority w:val="99"/>
    <w:semiHidden/>
    <w:unhideWhenUsed/>
    <w:rsid w:val="00D12DE8"/>
    <w:rPr>
      <w:sz w:val="16"/>
      <w:szCs w:val="16"/>
    </w:rPr>
  </w:style>
  <w:style w:type="paragraph" w:styleId="CommentSubject">
    <w:name w:val="annotation subject"/>
    <w:basedOn w:val="CommentText"/>
    <w:next w:val="CommentText"/>
    <w:link w:val="CommentSubjectChar"/>
    <w:uiPriority w:val="99"/>
    <w:semiHidden/>
    <w:unhideWhenUsed/>
    <w:rsid w:val="00D12DE8"/>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D12DE8"/>
    <w:rPr>
      <w:rFonts w:asciiTheme="minorHAnsi" w:eastAsia="Times New Roman" w:hAnsiTheme="minorHAnsi" w:cs="Times New Roman"/>
      <w:b/>
      <w:bCs/>
      <w:color w:val="0000FF"/>
      <w:sz w:val="20"/>
      <w:szCs w:val="20"/>
      <w:shd w:val="clear" w:color="auto" w:fill="C0C0C0"/>
    </w:rPr>
  </w:style>
  <w:style w:type="paragraph" w:styleId="Revision">
    <w:name w:val="Revision"/>
    <w:hidden/>
    <w:uiPriority w:val="99"/>
    <w:semiHidden/>
    <w:rsid w:val="00CF471E"/>
    <w:rPr>
      <w:rFonts w:asciiTheme="minorHAnsi" w:hAnsiTheme="minorHAnsi"/>
    </w:rPr>
  </w:style>
  <w:style w:type="character" w:styleId="FollowedHyperlink">
    <w:name w:val="FollowedHyperlink"/>
    <w:basedOn w:val="DefaultParagraphFont"/>
    <w:uiPriority w:val="99"/>
    <w:semiHidden/>
    <w:unhideWhenUsed/>
    <w:rsid w:val="000E324B"/>
    <w:rPr>
      <w:color w:val="800080" w:themeColor="followedHyperlink"/>
      <w:u w:val="single"/>
    </w:rPr>
  </w:style>
  <w:style w:type="paragraph" w:styleId="FootnoteText">
    <w:name w:val="footnote text"/>
    <w:basedOn w:val="Normal"/>
    <w:link w:val="FootnoteTextChar"/>
    <w:uiPriority w:val="99"/>
    <w:semiHidden/>
    <w:unhideWhenUsed/>
    <w:rsid w:val="00846627"/>
    <w:rPr>
      <w:sz w:val="20"/>
      <w:szCs w:val="20"/>
      <w:lang w:val="en-GB"/>
    </w:rPr>
  </w:style>
  <w:style w:type="character" w:customStyle="1" w:styleId="FootnoteTextChar">
    <w:name w:val="Footnote Text Char"/>
    <w:basedOn w:val="DefaultParagraphFont"/>
    <w:link w:val="FootnoteText"/>
    <w:uiPriority w:val="99"/>
    <w:semiHidden/>
    <w:rsid w:val="00846627"/>
    <w:rPr>
      <w:rFonts w:asciiTheme="minorHAnsi" w:hAnsiTheme="minorHAnsi"/>
      <w:sz w:val="20"/>
      <w:szCs w:val="20"/>
      <w:lang w:val="en-GB"/>
    </w:rPr>
  </w:style>
  <w:style w:type="character" w:styleId="FootnoteReference">
    <w:name w:val="footnote reference"/>
    <w:basedOn w:val="DefaultParagraphFont"/>
    <w:uiPriority w:val="99"/>
    <w:semiHidden/>
    <w:unhideWhenUsed/>
    <w:rsid w:val="00846627"/>
    <w:rPr>
      <w:vertAlign w:val="superscript"/>
    </w:rPr>
  </w:style>
  <w:style w:type="paragraph" w:customStyle="1" w:styleId="Default">
    <w:name w:val="Default"/>
    <w:rsid w:val="005B04C4"/>
    <w:pPr>
      <w:autoSpaceDE w:val="0"/>
      <w:autoSpaceDN w:val="0"/>
      <w:adjustRightInd w:val="0"/>
    </w:pPr>
    <w:rPr>
      <w:rFonts w:ascii="Arial" w:hAnsi="Arial" w:cs="Arial"/>
      <w:color w:val="000000"/>
      <w:sz w:val="24"/>
      <w:szCs w:val="24"/>
      <w:lang w:val="en-GB"/>
    </w:rPr>
  </w:style>
  <w:style w:type="paragraph" w:customStyle="1" w:styleId="Bbody">
    <w:name w:val="Bbody"/>
    <w:basedOn w:val="Normal"/>
    <w:qFormat/>
    <w:rsid w:val="00FF48C5"/>
  </w:style>
  <w:style w:type="paragraph" w:customStyle="1" w:styleId="BodyTextInk">
    <w:name w:val="Body Text Ink"/>
    <w:basedOn w:val="BodyText"/>
    <w:qFormat/>
    <w:rsid w:val="00E221D8"/>
    <w:rPr>
      <w:rFonts w:eastAsia="Times New Roman" w:cstheme="minorHAnsi"/>
      <w:color w:val="2A2A2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aliases w:val="h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aliases w:val="h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rsid w:val="00A6731E"/>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A6731E"/>
    <w:pPr>
      <w:tabs>
        <w:tab w:val="right" w:leader="dot" w:pos="7680"/>
      </w:tabs>
    </w:pPr>
    <w:rPr>
      <w:rFonts w:eastAsiaTheme="minorEastAsia"/>
      <w:noProof/>
    </w:rPr>
  </w:style>
  <w:style w:type="paragraph" w:customStyle="1" w:styleId="TableHead">
    <w:name w:val="Table Head"/>
    <w:basedOn w:val="BodyText"/>
    <w:next w:val="BodyText"/>
    <w:rsid w:val="00A74EF8"/>
    <w:pPr>
      <w:keepNext/>
      <w:keepLines/>
      <w:spacing w:before="160" w:after="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uiPriority w:val="99"/>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6731E"/>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BB7099"/>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semiHidden/>
    <w:unhideWhenUsed/>
    <w:rsid w:val="00F44748"/>
    <w:pPr>
      <w:spacing w:after="80"/>
      <w:ind w:left="720"/>
    </w:pPr>
  </w:style>
  <w:style w:type="character" w:customStyle="1" w:styleId="BodyTextIndent2Char">
    <w:name w:val="Body Text Indent 2 Char"/>
    <w:basedOn w:val="DefaultParagraphFont"/>
    <w:link w:val="BodyTextIndent2"/>
    <w:uiPriority w:val="99"/>
    <w:semiHidden/>
    <w:rsid w:val="00F44748"/>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rsid w:val="006032C7"/>
    <w:pPr>
      <w:shd w:val="clear" w:color="auto" w:fill="BFBFBF" w:themeFill="background1" w:themeFillShade="BF"/>
      <w:spacing w:after="0"/>
    </w:pPr>
    <w:rPr>
      <w:rFonts w:eastAsia="Times New Roman" w:cs="Times New Roman"/>
      <w:sz w:val="18"/>
    </w:rPr>
  </w:style>
  <w:style w:type="paragraph" w:styleId="NormalWeb">
    <w:name w:val="Normal (Web)"/>
    <w:basedOn w:val="Normal"/>
    <w:uiPriority w:val="99"/>
    <w:unhideWhenUsed/>
    <w:rsid w:val="0077437A"/>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D6431C"/>
    <w:rPr>
      <w:rFonts w:asciiTheme="minorHAnsi" w:hAnsiTheme="minorHAnsi"/>
    </w:rPr>
  </w:style>
  <w:style w:type="character" w:styleId="CommentReference">
    <w:name w:val="annotation reference"/>
    <w:basedOn w:val="DefaultParagraphFont"/>
    <w:uiPriority w:val="99"/>
    <w:semiHidden/>
    <w:unhideWhenUsed/>
    <w:rsid w:val="00D12DE8"/>
    <w:rPr>
      <w:sz w:val="16"/>
      <w:szCs w:val="16"/>
    </w:rPr>
  </w:style>
  <w:style w:type="paragraph" w:styleId="CommentSubject">
    <w:name w:val="annotation subject"/>
    <w:basedOn w:val="CommentText"/>
    <w:next w:val="CommentText"/>
    <w:link w:val="CommentSubjectChar"/>
    <w:uiPriority w:val="99"/>
    <w:semiHidden/>
    <w:unhideWhenUsed/>
    <w:rsid w:val="00D12DE8"/>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D12DE8"/>
    <w:rPr>
      <w:rFonts w:asciiTheme="minorHAnsi" w:eastAsia="Times New Roman" w:hAnsiTheme="minorHAnsi" w:cs="Times New Roman"/>
      <w:b/>
      <w:bCs/>
      <w:color w:val="0000FF"/>
      <w:sz w:val="20"/>
      <w:szCs w:val="20"/>
      <w:shd w:val="clear" w:color="auto" w:fill="C0C0C0"/>
    </w:rPr>
  </w:style>
  <w:style w:type="paragraph" w:styleId="Revision">
    <w:name w:val="Revision"/>
    <w:hidden/>
    <w:uiPriority w:val="99"/>
    <w:semiHidden/>
    <w:rsid w:val="00CF471E"/>
    <w:rPr>
      <w:rFonts w:asciiTheme="minorHAnsi" w:hAnsiTheme="minorHAnsi"/>
    </w:rPr>
  </w:style>
  <w:style w:type="character" w:styleId="FollowedHyperlink">
    <w:name w:val="FollowedHyperlink"/>
    <w:basedOn w:val="DefaultParagraphFont"/>
    <w:uiPriority w:val="99"/>
    <w:semiHidden/>
    <w:unhideWhenUsed/>
    <w:rsid w:val="000E324B"/>
    <w:rPr>
      <w:color w:val="800080" w:themeColor="followedHyperlink"/>
      <w:u w:val="single"/>
    </w:rPr>
  </w:style>
  <w:style w:type="paragraph" w:styleId="FootnoteText">
    <w:name w:val="footnote text"/>
    <w:basedOn w:val="Normal"/>
    <w:link w:val="FootnoteTextChar"/>
    <w:uiPriority w:val="99"/>
    <w:semiHidden/>
    <w:unhideWhenUsed/>
    <w:rsid w:val="00846627"/>
    <w:rPr>
      <w:sz w:val="20"/>
      <w:szCs w:val="20"/>
      <w:lang w:val="en-GB"/>
    </w:rPr>
  </w:style>
  <w:style w:type="character" w:customStyle="1" w:styleId="FootnoteTextChar">
    <w:name w:val="Footnote Text Char"/>
    <w:basedOn w:val="DefaultParagraphFont"/>
    <w:link w:val="FootnoteText"/>
    <w:uiPriority w:val="99"/>
    <w:semiHidden/>
    <w:rsid w:val="00846627"/>
    <w:rPr>
      <w:rFonts w:asciiTheme="minorHAnsi" w:hAnsiTheme="minorHAnsi"/>
      <w:sz w:val="20"/>
      <w:szCs w:val="20"/>
      <w:lang w:val="en-GB"/>
    </w:rPr>
  </w:style>
  <w:style w:type="character" w:styleId="FootnoteReference">
    <w:name w:val="footnote reference"/>
    <w:basedOn w:val="DefaultParagraphFont"/>
    <w:uiPriority w:val="99"/>
    <w:semiHidden/>
    <w:unhideWhenUsed/>
    <w:rsid w:val="00846627"/>
    <w:rPr>
      <w:vertAlign w:val="superscript"/>
    </w:rPr>
  </w:style>
  <w:style w:type="paragraph" w:customStyle="1" w:styleId="Default">
    <w:name w:val="Default"/>
    <w:rsid w:val="005B04C4"/>
    <w:pPr>
      <w:autoSpaceDE w:val="0"/>
      <w:autoSpaceDN w:val="0"/>
      <w:adjustRightInd w:val="0"/>
    </w:pPr>
    <w:rPr>
      <w:rFonts w:ascii="Arial" w:hAnsi="Arial" w:cs="Arial"/>
      <w:color w:val="000000"/>
      <w:sz w:val="24"/>
      <w:szCs w:val="24"/>
      <w:lang w:val="en-GB"/>
    </w:rPr>
  </w:style>
  <w:style w:type="paragraph" w:customStyle="1" w:styleId="Bbody">
    <w:name w:val="Bbody"/>
    <w:basedOn w:val="Normal"/>
    <w:qFormat/>
    <w:rsid w:val="00FF48C5"/>
  </w:style>
  <w:style w:type="paragraph" w:customStyle="1" w:styleId="BodyTextInk">
    <w:name w:val="Body Text Ink"/>
    <w:basedOn w:val="BodyText"/>
    <w:qFormat/>
    <w:rsid w:val="00E221D8"/>
    <w:rPr>
      <w:rFonts w:eastAsia="Times New Roman" w:cstheme="minorHAnsi"/>
      <w:color w:val="2A2A2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31490">
      <w:bodyDiv w:val="1"/>
      <w:marLeft w:val="0"/>
      <w:marRight w:val="0"/>
      <w:marTop w:val="0"/>
      <w:marBottom w:val="0"/>
      <w:divBdr>
        <w:top w:val="none" w:sz="0" w:space="0" w:color="auto"/>
        <w:left w:val="none" w:sz="0" w:space="0" w:color="auto"/>
        <w:bottom w:val="none" w:sz="0" w:space="0" w:color="auto"/>
        <w:right w:val="none" w:sz="0" w:space="0" w:color="auto"/>
      </w:divBdr>
    </w:div>
    <w:div w:id="103497188">
      <w:bodyDiv w:val="1"/>
      <w:marLeft w:val="0"/>
      <w:marRight w:val="0"/>
      <w:marTop w:val="0"/>
      <w:marBottom w:val="0"/>
      <w:divBdr>
        <w:top w:val="none" w:sz="0" w:space="0" w:color="auto"/>
        <w:left w:val="none" w:sz="0" w:space="0" w:color="auto"/>
        <w:bottom w:val="none" w:sz="0" w:space="0" w:color="auto"/>
        <w:right w:val="none" w:sz="0" w:space="0" w:color="auto"/>
      </w:divBdr>
    </w:div>
    <w:div w:id="161119600">
      <w:bodyDiv w:val="1"/>
      <w:marLeft w:val="0"/>
      <w:marRight w:val="0"/>
      <w:marTop w:val="0"/>
      <w:marBottom w:val="0"/>
      <w:divBdr>
        <w:top w:val="none" w:sz="0" w:space="0" w:color="auto"/>
        <w:left w:val="none" w:sz="0" w:space="0" w:color="auto"/>
        <w:bottom w:val="none" w:sz="0" w:space="0" w:color="auto"/>
        <w:right w:val="none" w:sz="0" w:space="0" w:color="auto"/>
      </w:divBdr>
    </w:div>
    <w:div w:id="185869010">
      <w:bodyDiv w:val="1"/>
      <w:marLeft w:val="0"/>
      <w:marRight w:val="0"/>
      <w:marTop w:val="0"/>
      <w:marBottom w:val="0"/>
      <w:divBdr>
        <w:top w:val="none" w:sz="0" w:space="0" w:color="auto"/>
        <w:left w:val="none" w:sz="0" w:space="0" w:color="auto"/>
        <w:bottom w:val="none" w:sz="0" w:space="0" w:color="auto"/>
        <w:right w:val="none" w:sz="0" w:space="0" w:color="auto"/>
      </w:divBdr>
    </w:div>
    <w:div w:id="205027545">
      <w:bodyDiv w:val="1"/>
      <w:marLeft w:val="0"/>
      <w:marRight w:val="0"/>
      <w:marTop w:val="0"/>
      <w:marBottom w:val="0"/>
      <w:divBdr>
        <w:top w:val="none" w:sz="0" w:space="0" w:color="auto"/>
        <w:left w:val="none" w:sz="0" w:space="0" w:color="auto"/>
        <w:bottom w:val="none" w:sz="0" w:space="0" w:color="auto"/>
        <w:right w:val="none" w:sz="0" w:space="0" w:color="auto"/>
      </w:divBdr>
    </w:div>
    <w:div w:id="317154557">
      <w:bodyDiv w:val="1"/>
      <w:marLeft w:val="0"/>
      <w:marRight w:val="0"/>
      <w:marTop w:val="0"/>
      <w:marBottom w:val="0"/>
      <w:divBdr>
        <w:top w:val="none" w:sz="0" w:space="0" w:color="auto"/>
        <w:left w:val="none" w:sz="0" w:space="0" w:color="auto"/>
        <w:bottom w:val="none" w:sz="0" w:space="0" w:color="auto"/>
        <w:right w:val="none" w:sz="0" w:space="0" w:color="auto"/>
      </w:divBdr>
    </w:div>
    <w:div w:id="447313823">
      <w:bodyDiv w:val="1"/>
      <w:marLeft w:val="0"/>
      <w:marRight w:val="0"/>
      <w:marTop w:val="0"/>
      <w:marBottom w:val="0"/>
      <w:divBdr>
        <w:top w:val="none" w:sz="0" w:space="0" w:color="auto"/>
        <w:left w:val="none" w:sz="0" w:space="0" w:color="auto"/>
        <w:bottom w:val="none" w:sz="0" w:space="0" w:color="auto"/>
        <w:right w:val="none" w:sz="0" w:space="0" w:color="auto"/>
      </w:divBdr>
    </w:div>
    <w:div w:id="452603632">
      <w:bodyDiv w:val="1"/>
      <w:marLeft w:val="0"/>
      <w:marRight w:val="0"/>
      <w:marTop w:val="0"/>
      <w:marBottom w:val="0"/>
      <w:divBdr>
        <w:top w:val="none" w:sz="0" w:space="0" w:color="auto"/>
        <w:left w:val="none" w:sz="0" w:space="0" w:color="auto"/>
        <w:bottom w:val="none" w:sz="0" w:space="0" w:color="auto"/>
        <w:right w:val="none" w:sz="0" w:space="0" w:color="auto"/>
      </w:divBdr>
    </w:div>
    <w:div w:id="480731712">
      <w:bodyDiv w:val="1"/>
      <w:marLeft w:val="0"/>
      <w:marRight w:val="0"/>
      <w:marTop w:val="0"/>
      <w:marBottom w:val="0"/>
      <w:divBdr>
        <w:top w:val="none" w:sz="0" w:space="0" w:color="auto"/>
        <w:left w:val="none" w:sz="0" w:space="0" w:color="auto"/>
        <w:bottom w:val="none" w:sz="0" w:space="0" w:color="auto"/>
        <w:right w:val="none" w:sz="0" w:space="0" w:color="auto"/>
      </w:divBdr>
    </w:div>
    <w:div w:id="486023184">
      <w:bodyDiv w:val="1"/>
      <w:marLeft w:val="0"/>
      <w:marRight w:val="0"/>
      <w:marTop w:val="0"/>
      <w:marBottom w:val="0"/>
      <w:divBdr>
        <w:top w:val="none" w:sz="0" w:space="0" w:color="auto"/>
        <w:left w:val="none" w:sz="0" w:space="0" w:color="auto"/>
        <w:bottom w:val="none" w:sz="0" w:space="0" w:color="auto"/>
        <w:right w:val="none" w:sz="0" w:space="0" w:color="auto"/>
      </w:divBdr>
    </w:div>
    <w:div w:id="601575230">
      <w:bodyDiv w:val="1"/>
      <w:marLeft w:val="0"/>
      <w:marRight w:val="0"/>
      <w:marTop w:val="0"/>
      <w:marBottom w:val="0"/>
      <w:divBdr>
        <w:top w:val="none" w:sz="0" w:space="0" w:color="auto"/>
        <w:left w:val="none" w:sz="0" w:space="0" w:color="auto"/>
        <w:bottom w:val="none" w:sz="0" w:space="0" w:color="auto"/>
        <w:right w:val="none" w:sz="0" w:space="0" w:color="auto"/>
      </w:divBdr>
    </w:div>
    <w:div w:id="664358885">
      <w:bodyDiv w:val="1"/>
      <w:marLeft w:val="0"/>
      <w:marRight w:val="0"/>
      <w:marTop w:val="0"/>
      <w:marBottom w:val="0"/>
      <w:divBdr>
        <w:top w:val="none" w:sz="0" w:space="0" w:color="auto"/>
        <w:left w:val="none" w:sz="0" w:space="0" w:color="auto"/>
        <w:bottom w:val="none" w:sz="0" w:space="0" w:color="auto"/>
        <w:right w:val="none" w:sz="0" w:space="0" w:color="auto"/>
      </w:divBdr>
    </w:div>
    <w:div w:id="714503204">
      <w:bodyDiv w:val="1"/>
      <w:marLeft w:val="0"/>
      <w:marRight w:val="0"/>
      <w:marTop w:val="0"/>
      <w:marBottom w:val="0"/>
      <w:divBdr>
        <w:top w:val="none" w:sz="0" w:space="0" w:color="auto"/>
        <w:left w:val="none" w:sz="0" w:space="0" w:color="auto"/>
        <w:bottom w:val="none" w:sz="0" w:space="0" w:color="auto"/>
        <w:right w:val="none" w:sz="0" w:space="0" w:color="auto"/>
      </w:divBdr>
    </w:div>
    <w:div w:id="806705080">
      <w:bodyDiv w:val="1"/>
      <w:marLeft w:val="0"/>
      <w:marRight w:val="0"/>
      <w:marTop w:val="0"/>
      <w:marBottom w:val="0"/>
      <w:divBdr>
        <w:top w:val="none" w:sz="0" w:space="0" w:color="auto"/>
        <w:left w:val="none" w:sz="0" w:space="0" w:color="auto"/>
        <w:bottom w:val="none" w:sz="0" w:space="0" w:color="auto"/>
        <w:right w:val="none" w:sz="0" w:space="0" w:color="auto"/>
      </w:divBdr>
    </w:div>
    <w:div w:id="900673508">
      <w:bodyDiv w:val="1"/>
      <w:marLeft w:val="0"/>
      <w:marRight w:val="0"/>
      <w:marTop w:val="0"/>
      <w:marBottom w:val="0"/>
      <w:divBdr>
        <w:top w:val="none" w:sz="0" w:space="0" w:color="auto"/>
        <w:left w:val="none" w:sz="0" w:space="0" w:color="auto"/>
        <w:bottom w:val="none" w:sz="0" w:space="0" w:color="auto"/>
        <w:right w:val="none" w:sz="0" w:space="0" w:color="auto"/>
      </w:divBdr>
    </w:div>
    <w:div w:id="932014648">
      <w:bodyDiv w:val="1"/>
      <w:marLeft w:val="0"/>
      <w:marRight w:val="0"/>
      <w:marTop w:val="0"/>
      <w:marBottom w:val="0"/>
      <w:divBdr>
        <w:top w:val="none" w:sz="0" w:space="0" w:color="auto"/>
        <w:left w:val="none" w:sz="0" w:space="0" w:color="auto"/>
        <w:bottom w:val="none" w:sz="0" w:space="0" w:color="auto"/>
        <w:right w:val="none" w:sz="0" w:space="0" w:color="auto"/>
      </w:divBdr>
    </w:div>
    <w:div w:id="1041201194">
      <w:bodyDiv w:val="1"/>
      <w:marLeft w:val="0"/>
      <w:marRight w:val="0"/>
      <w:marTop w:val="0"/>
      <w:marBottom w:val="0"/>
      <w:divBdr>
        <w:top w:val="none" w:sz="0" w:space="0" w:color="auto"/>
        <w:left w:val="none" w:sz="0" w:space="0" w:color="auto"/>
        <w:bottom w:val="none" w:sz="0" w:space="0" w:color="auto"/>
        <w:right w:val="none" w:sz="0" w:space="0" w:color="auto"/>
      </w:divBdr>
    </w:div>
    <w:div w:id="1136338940">
      <w:bodyDiv w:val="1"/>
      <w:marLeft w:val="0"/>
      <w:marRight w:val="0"/>
      <w:marTop w:val="0"/>
      <w:marBottom w:val="0"/>
      <w:divBdr>
        <w:top w:val="none" w:sz="0" w:space="0" w:color="auto"/>
        <w:left w:val="none" w:sz="0" w:space="0" w:color="auto"/>
        <w:bottom w:val="none" w:sz="0" w:space="0" w:color="auto"/>
        <w:right w:val="none" w:sz="0" w:space="0" w:color="auto"/>
      </w:divBdr>
    </w:div>
    <w:div w:id="1226329992">
      <w:bodyDiv w:val="1"/>
      <w:marLeft w:val="0"/>
      <w:marRight w:val="0"/>
      <w:marTop w:val="0"/>
      <w:marBottom w:val="0"/>
      <w:divBdr>
        <w:top w:val="none" w:sz="0" w:space="0" w:color="auto"/>
        <w:left w:val="none" w:sz="0" w:space="0" w:color="auto"/>
        <w:bottom w:val="none" w:sz="0" w:space="0" w:color="auto"/>
        <w:right w:val="none" w:sz="0" w:space="0" w:color="auto"/>
      </w:divBdr>
    </w:div>
    <w:div w:id="1229684205">
      <w:bodyDiv w:val="1"/>
      <w:marLeft w:val="0"/>
      <w:marRight w:val="0"/>
      <w:marTop w:val="0"/>
      <w:marBottom w:val="0"/>
      <w:divBdr>
        <w:top w:val="none" w:sz="0" w:space="0" w:color="auto"/>
        <w:left w:val="none" w:sz="0" w:space="0" w:color="auto"/>
        <w:bottom w:val="none" w:sz="0" w:space="0" w:color="auto"/>
        <w:right w:val="none" w:sz="0" w:space="0" w:color="auto"/>
      </w:divBdr>
    </w:div>
    <w:div w:id="1301764296">
      <w:bodyDiv w:val="1"/>
      <w:marLeft w:val="0"/>
      <w:marRight w:val="0"/>
      <w:marTop w:val="0"/>
      <w:marBottom w:val="0"/>
      <w:divBdr>
        <w:top w:val="none" w:sz="0" w:space="0" w:color="auto"/>
        <w:left w:val="none" w:sz="0" w:space="0" w:color="auto"/>
        <w:bottom w:val="none" w:sz="0" w:space="0" w:color="auto"/>
        <w:right w:val="none" w:sz="0" w:space="0" w:color="auto"/>
      </w:divBdr>
    </w:div>
    <w:div w:id="1322614032">
      <w:bodyDiv w:val="1"/>
      <w:marLeft w:val="0"/>
      <w:marRight w:val="0"/>
      <w:marTop w:val="0"/>
      <w:marBottom w:val="0"/>
      <w:divBdr>
        <w:top w:val="none" w:sz="0" w:space="0" w:color="auto"/>
        <w:left w:val="none" w:sz="0" w:space="0" w:color="auto"/>
        <w:bottom w:val="none" w:sz="0" w:space="0" w:color="auto"/>
        <w:right w:val="none" w:sz="0" w:space="0" w:color="auto"/>
      </w:divBdr>
    </w:div>
    <w:div w:id="1410154128">
      <w:bodyDiv w:val="1"/>
      <w:marLeft w:val="0"/>
      <w:marRight w:val="0"/>
      <w:marTop w:val="0"/>
      <w:marBottom w:val="0"/>
      <w:divBdr>
        <w:top w:val="none" w:sz="0" w:space="0" w:color="auto"/>
        <w:left w:val="none" w:sz="0" w:space="0" w:color="auto"/>
        <w:bottom w:val="none" w:sz="0" w:space="0" w:color="auto"/>
        <w:right w:val="none" w:sz="0" w:space="0" w:color="auto"/>
      </w:divBdr>
    </w:div>
    <w:div w:id="1626039441">
      <w:bodyDiv w:val="1"/>
      <w:marLeft w:val="0"/>
      <w:marRight w:val="0"/>
      <w:marTop w:val="0"/>
      <w:marBottom w:val="0"/>
      <w:divBdr>
        <w:top w:val="none" w:sz="0" w:space="0" w:color="auto"/>
        <w:left w:val="none" w:sz="0" w:space="0" w:color="auto"/>
        <w:bottom w:val="none" w:sz="0" w:space="0" w:color="auto"/>
        <w:right w:val="none" w:sz="0" w:space="0" w:color="auto"/>
      </w:divBdr>
    </w:div>
    <w:div w:id="1629238883">
      <w:bodyDiv w:val="1"/>
      <w:marLeft w:val="0"/>
      <w:marRight w:val="0"/>
      <w:marTop w:val="0"/>
      <w:marBottom w:val="0"/>
      <w:divBdr>
        <w:top w:val="none" w:sz="0" w:space="0" w:color="auto"/>
        <w:left w:val="none" w:sz="0" w:space="0" w:color="auto"/>
        <w:bottom w:val="none" w:sz="0" w:space="0" w:color="auto"/>
        <w:right w:val="none" w:sz="0" w:space="0" w:color="auto"/>
      </w:divBdr>
    </w:div>
    <w:div w:id="1656565446">
      <w:bodyDiv w:val="1"/>
      <w:marLeft w:val="0"/>
      <w:marRight w:val="0"/>
      <w:marTop w:val="0"/>
      <w:marBottom w:val="0"/>
      <w:divBdr>
        <w:top w:val="none" w:sz="0" w:space="0" w:color="auto"/>
        <w:left w:val="none" w:sz="0" w:space="0" w:color="auto"/>
        <w:bottom w:val="none" w:sz="0" w:space="0" w:color="auto"/>
        <w:right w:val="none" w:sz="0" w:space="0" w:color="auto"/>
      </w:divBdr>
    </w:div>
    <w:div w:id="1688560917">
      <w:bodyDiv w:val="1"/>
      <w:marLeft w:val="0"/>
      <w:marRight w:val="0"/>
      <w:marTop w:val="0"/>
      <w:marBottom w:val="0"/>
      <w:divBdr>
        <w:top w:val="none" w:sz="0" w:space="0" w:color="auto"/>
        <w:left w:val="none" w:sz="0" w:space="0" w:color="auto"/>
        <w:bottom w:val="none" w:sz="0" w:space="0" w:color="auto"/>
        <w:right w:val="none" w:sz="0" w:space="0" w:color="auto"/>
      </w:divBdr>
    </w:div>
    <w:div w:id="1694842382">
      <w:bodyDiv w:val="1"/>
      <w:marLeft w:val="0"/>
      <w:marRight w:val="0"/>
      <w:marTop w:val="0"/>
      <w:marBottom w:val="0"/>
      <w:divBdr>
        <w:top w:val="none" w:sz="0" w:space="0" w:color="auto"/>
        <w:left w:val="none" w:sz="0" w:space="0" w:color="auto"/>
        <w:bottom w:val="none" w:sz="0" w:space="0" w:color="auto"/>
        <w:right w:val="none" w:sz="0" w:space="0" w:color="auto"/>
      </w:divBdr>
      <w:divsChild>
        <w:div w:id="408574838">
          <w:marLeft w:val="0"/>
          <w:marRight w:val="0"/>
          <w:marTop w:val="0"/>
          <w:marBottom w:val="0"/>
          <w:divBdr>
            <w:top w:val="none" w:sz="0" w:space="0" w:color="auto"/>
            <w:left w:val="none" w:sz="0" w:space="0" w:color="auto"/>
            <w:bottom w:val="none" w:sz="0" w:space="0" w:color="auto"/>
            <w:right w:val="none" w:sz="0" w:space="0" w:color="auto"/>
          </w:divBdr>
          <w:divsChild>
            <w:div w:id="1615210139">
              <w:marLeft w:val="0"/>
              <w:marRight w:val="0"/>
              <w:marTop w:val="0"/>
              <w:marBottom w:val="0"/>
              <w:divBdr>
                <w:top w:val="none" w:sz="0" w:space="0" w:color="auto"/>
                <w:left w:val="none" w:sz="0" w:space="0" w:color="auto"/>
                <w:bottom w:val="none" w:sz="0" w:space="0" w:color="auto"/>
                <w:right w:val="none" w:sz="0" w:space="0" w:color="auto"/>
              </w:divBdr>
              <w:divsChild>
                <w:div w:id="81879716">
                  <w:marLeft w:val="0"/>
                  <w:marRight w:val="0"/>
                  <w:marTop w:val="0"/>
                  <w:marBottom w:val="0"/>
                  <w:divBdr>
                    <w:top w:val="none" w:sz="0" w:space="0" w:color="auto"/>
                    <w:left w:val="none" w:sz="0" w:space="0" w:color="auto"/>
                    <w:bottom w:val="none" w:sz="0" w:space="0" w:color="auto"/>
                    <w:right w:val="none" w:sz="0" w:space="0" w:color="auto"/>
                  </w:divBdr>
                  <w:divsChild>
                    <w:div w:id="747271336">
                      <w:marLeft w:val="0"/>
                      <w:marRight w:val="0"/>
                      <w:marTop w:val="0"/>
                      <w:marBottom w:val="0"/>
                      <w:divBdr>
                        <w:top w:val="none" w:sz="0" w:space="0" w:color="auto"/>
                        <w:left w:val="none" w:sz="0" w:space="0" w:color="auto"/>
                        <w:bottom w:val="none" w:sz="0" w:space="0" w:color="auto"/>
                        <w:right w:val="none" w:sz="0" w:space="0" w:color="auto"/>
                      </w:divBdr>
                      <w:divsChild>
                        <w:div w:id="1162742809">
                          <w:marLeft w:val="0"/>
                          <w:marRight w:val="0"/>
                          <w:marTop w:val="0"/>
                          <w:marBottom w:val="0"/>
                          <w:divBdr>
                            <w:top w:val="none" w:sz="0" w:space="0" w:color="auto"/>
                            <w:left w:val="none" w:sz="0" w:space="0" w:color="auto"/>
                            <w:bottom w:val="none" w:sz="0" w:space="0" w:color="auto"/>
                            <w:right w:val="none" w:sz="0" w:space="0" w:color="auto"/>
                          </w:divBdr>
                          <w:divsChild>
                            <w:div w:id="1851288969">
                              <w:marLeft w:val="0"/>
                              <w:marRight w:val="0"/>
                              <w:marTop w:val="0"/>
                              <w:marBottom w:val="0"/>
                              <w:divBdr>
                                <w:top w:val="none" w:sz="0" w:space="0" w:color="auto"/>
                                <w:left w:val="none" w:sz="0" w:space="0" w:color="auto"/>
                                <w:bottom w:val="none" w:sz="0" w:space="0" w:color="auto"/>
                                <w:right w:val="none" w:sz="0" w:space="0" w:color="auto"/>
                              </w:divBdr>
                              <w:divsChild>
                                <w:div w:id="433942665">
                                  <w:marLeft w:val="0"/>
                                  <w:marRight w:val="0"/>
                                  <w:marTop w:val="0"/>
                                  <w:marBottom w:val="0"/>
                                  <w:divBdr>
                                    <w:top w:val="none" w:sz="0" w:space="0" w:color="auto"/>
                                    <w:left w:val="none" w:sz="0" w:space="0" w:color="auto"/>
                                    <w:bottom w:val="none" w:sz="0" w:space="0" w:color="auto"/>
                                    <w:right w:val="none" w:sz="0" w:space="0" w:color="auto"/>
                                  </w:divBdr>
                                  <w:divsChild>
                                    <w:div w:id="1127042057">
                                      <w:marLeft w:val="0"/>
                                      <w:marRight w:val="0"/>
                                      <w:marTop w:val="0"/>
                                      <w:marBottom w:val="0"/>
                                      <w:divBdr>
                                        <w:top w:val="none" w:sz="0" w:space="0" w:color="auto"/>
                                        <w:left w:val="none" w:sz="0" w:space="0" w:color="auto"/>
                                        <w:bottom w:val="none" w:sz="0" w:space="0" w:color="auto"/>
                                        <w:right w:val="none" w:sz="0" w:space="0" w:color="auto"/>
                                      </w:divBdr>
                                      <w:divsChild>
                                        <w:div w:id="988752984">
                                          <w:marLeft w:val="0"/>
                                          <w:marRight w:val="0"/>
                                          <w:marTop w:val="0"/>
                                          <w:marBottom w:val="0"/>
                                          <w:divBdr>
                                            <w:top w:val="none" w:sz="0" w:space="0" w:color="auto"/>
                                            <w:left w:val="none" w:sz="0" w:space="0" w:color="auto"/>
                                            <w:bottom w:val="none" w:sz="0" w:space="0" w:color="auto"/>
                                            <w:right w:val="none" w:sz="0" w:space="0" w:color="auto"/>
                                          </w:divBdr>
                                          <w:divsChild>
                                            <w:div w:id="2146309883">
                                              <w:marLeft w:val="0"/>
                                              <w:marRight w:val="0"/>
                                              <w:marTop w:val="0"/>
                                              <w:marBottom w:val="0"/>
                                              <w:divBdr>
                                                <w:top w:val="none" w:sz="0" w:space="0" w:color="auto"/>
                                                <w:left w:val="none" w:sz="0" w:space="0" w:color="auto"/>
                                                <w:bottom w:val="none" w:sz="0" w:space="0" w:color="auto"/>
                                                <w:right w:val="none" w:sz="0" w:space="0" w:color="auto"/>
                                              </w:divBdr>
                                              <w:divsChild>
                                                <w:div w:id="1401899443">
                                                  <w:marLeft w:val="0"/>
                                                  <w:marRight w:val="0"/>
                                                  <w:marTop w:val="0"/>
                                                  <w:marBottom w:val="0"/>
                                                  <w:divBdr>
                                                    <w:top w:val="none" w:sz="0" w:space="0" w:color="auto"/>
                                                    <w:left w:val="none" w:sz="0" w:space="0" w:color="auto"/>
                                                    <w:bottom w:val="none" w:sz="0" w:space="0" w:color="auto"/>
                                                    <w:right w:val="none" w:sz="0" w:space="0" w:color="auto"/>
                                                  </w:divBdr>
                                                  <w:divsChild>
                                                    <w:div w:id="1062025002">
                                                      <w:marLeft w:val="0"/>
                                                      <w:marRight w:val="0"/>
                                                      <w:marTop w:val="0"/>
                                                      <w:marBottom w:val="0"/>
                                                      <w:divBdr>
                                                        <w:top w:val="none" w:sz="0" w:space="0" w:color="auto"/>
                                                        <w:left w:val="none" w:sz="0" w:space="0" w:color="auto"/>
                                                        <w:bottom w:val="none" w:sz="0" w:space="0" w:color="auto"/>
                                                        <w:right w:val="none" w:sz="0" w:space="0" w:color="auto"/>
                                                      </w:divBdr>
                                                      <w:divsChild>
                                                        <w:div w:id="708333181">
                                                          <w:marLeft w:val="0"/>
                                                          <w:marRight w:val="0"/>
                                                          <w:marTop w:val="0"/>
                                                          <w:marBottom w:val="0"/>
                                                          <w:divBdr>
                                                            <w:top w:val="none" w:sz="0" w:space="0" w:color="auto"/>
                                                            <w:left w:val="none" w:sz="0" w:space="0" w:color="auto"/>
                                                            <w:bottom w:val="none" w:sz="0" w:space="0" w:color="auto"/>
                                                            <w:right w:val="none" w:sz="0" w:space="0" w:color="auto"/>
                                                          </w:divBdr>
                                                          <w:divsChild>
                                                            <w:div w:id="1423912017">
                                                              <w:marLeft w:val="0"/>
                                                              <w:marRight w:val="150"/>
                                                              <w:marTop w:val="0"/>
                                                              <w:marBottom w:val="150"/>
                                                              <w:divBdr>
                                                                <w:top w:val="none" w:sz="0" w:space="0" w:color="auto"/>
                                                                <w:left w:val="none" w:sz="0" w:space="0" w:color="auto"/>
                                                                <w:bottom w:val="none" w:sz="0" w:space="0" w:color="auto"/>
                                                                <w:right w:val="none" w:sz="0" w:space="0" w:color="auto"/>
                                                              </w:divBdr>
                                                              <w:divsChild>
                                                                <w:div w:id="1531408497">
                                                                  <w:marLeft w:val="0"/>
                                                                  <w:marRight w:val="0"/>
                                                                  <w:marTop w:val="0"/>
                                                                  <w:marBottom w:val="0"/>
                                                                  <w:divBdr>
                                                                    <w:top w:val="none" w:sz="0" w:space="0" w:color="auto"/>
                                                                    <w:left w:val="none" w:sz="0" w:space="0" w:color="auto"/>
                                                                    <w:bottom w:val="none" w:sz="0" w:space="0" w:color="auto"/>
                                                                    <w:right w:val="none" w:sz="0" w:space="0" w:color="auto"/>
                                                                  </w:divBdr>
                                                                  <w:divsChild>
                                                                    <w:div w:id="490488325">
                                                                      <w:marLeft w:val="0"/>
                                                                      <w:marRight w:val="0"/>
                                                                      <w:marTop w:val="0"/>
                                                                      <w:marBottom w:val="0"/>
                                                                      <w:divBdr>
                                                                        <w:top w:val="none" w:sz="0" w:space="0" w:color="auto"/>
                                                                        <w:left w:val="none" w:sz="0" w:space="0" w:color="auto"/>
                                                                        <w:bottom w:val="none" w:sz="0" w:space="0" w:color="auto"/>
                                                                        <w:right w:val="none" w:sz="0" w:space="0" w:color="auto"/>
                                                                      </w:divBdr>
                                                                      <w:divsChild>
                                                                        <w:div w:id="948969051">
                                                                          <w:marLeft w:val="0"/>
                                                                          <w:marRight w:val="0"/>
                                                                          <w:marTop w:val="0"/>
                                                                          <w:marBottom w:val="0"/>
                                                                          <w:divBdr>
                                                                            <w:top w:val="none" w:sz="0" w:space="0" w:color="auto"/>
                                                                            <w:left w:val="none" w:sz="0" w:space="0" w:color="auto"/>
                                                                            <w:bottom w:val="none" w:sz="0" w:space="0" w:color="auto"/>
                                                                            <w:right w:val="none" w:sz="0" w:space="0" w:color="auto"/>
                                                                          </w:divBdr>
                                                                          <w:divsChild>
                                                                            <w:div w:id="2013994024">
                                                                              <w:marLeft w:val="0"/>
                                                                              <w:marRight w:val="0"/>
                                                                              <w:marTop w:val="0"/>
                                                                              <w:marBottom w:val="0"/>
                                                                              <w:divBdr>
                                                                                <w:top w:val="none" w:sz="0" w:space="0" w:color="auto"/>
                                                                                <w:left w:val="none" w:sz="0" w:space="0" w:color="auto"/>
                                                                                <w:bottom w:val="none" w:sz="0" w:space="0" w:color="auto"/>
                                                                                <w:right w:val="none" w:sz="0" w:space="0" w:color="auto"/>
                                                                              </w:divBdr>
                                                                              <w:divsChild>
                                                                                <w:div w:id="1277717424">
                                                                                  <w:marLeft w:val="0"/>
                                                                                  <w:marRight w:val="0"/>
                                                                                  <w:marTop w:val="0"/>
                                                                                  <w:marBottom w:val="0"/>
                                                                                  <w:divBdr>
                                                                                    <w:top w:val="none" w:sz="0" w:space="0" w:color="auto"/>
                                                                                    <w:left w:val="none" w:sz="0" w:space="0" w:color="auto"/>
                                                                                    <w:bottom w:val="none" w:sz="0" w:space="0" w:color="auto"/>
                                                                                    <w:right w:val="none" w:sz="0" w:space="0" w:color="auto"/>
                                                                                  </w:divBdr>
                                                                                  <w:divsChild>
                                                                                    <w:div w:id="8221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129773">
      <w:bodyDiv w:val="1"/>
      <w:marLeft w:val="0"/>
      <w:marRight w:val="0"/>
      <w:marTop w:val="0"/>
      <w:marBottom w:val="0"/>
      <w:divBdr>
        <w:top w:val="none" w:sz="0" w:space="0" w:color="auto"/>
        <w:left w:val="none" w:sz="0" w:space="0" w:color="auto"/>
        <w:bottom w:val="none" w:sz="0" w:space="0" w:color="auto"/>
        <w:right w:val="none" w:sz="0" w:space="0" w:color="auto"/>
      </w:divBdr>
    </w:div>
    <w:div w:id="1864585424">
      <w:bodyDiv w:val="1"/>
      <w:marLeft w:val="0"/>
      <w:marRight w:val="0"/>
      <w:marTop w:val="0"/>
      <w:marBottom w:val="0"/>
      <w:divBdr>
        <w:top w:val="none" w:sz="0" w:space="0" w:color="auto"/>
        <w:left w:val="none" w:sz="0" w:space="0" w:color="auto"/>
        <w:bottom w:val="none" w:sz="0" w:space="0" w:color="auto"/>
        <w:right w:val="none" w:sz="0" w:space="0" w:color="auto"/>
      </w:divBdr>
    </w:div>
    <w:div w:id="1868058245">
      <w:bodyDiv w:val="1"/>
      <w:marLeft w:val="0"/>
      <w:marRight w:val="0"/>
      <w:marTop w:val="0"/>
      <w:marBottom w:val="0"/>
      <w:divBdr>
        <w:top w:val="none" w:sz="0" w:space="0" w:color="auto"/>
        <w:left w:val="none" w:sz="0" w:space="0" w:color="auto"/>
        <w:bottom w:val="none" w:sz="0" w:space="0" w:color="auto"/>
        <w:right w:val="none" w:sz="0" w:space="0" w:color="auto"/>
      </w:divBdr>
      <w:divsChild>
        <w:div w:id="1625649466">
          <w:marLeft w:val="0"/>
          <w:marRight w:val="0"/>
          <w:marTop w:val="0"/>
          <w:marBottom w:val="0"/>
          <w:divBdr>
            <w:top w:val="none" w:sz="0" w:space="0" w:color="auto"/>
            <w:left w:val="none" w:sz="0" w:space="0" w:color="auto"/>
            <w:bottom w:val="none" w:sz="0" w:space="0" w:color="auto"/>
            <w:right w:val="none" w:sz="0" w:space="0" w:color="auto"/>
          </w:divBdr>
          <w:divsChild>
            <w:div w:id="1917789052">
              <w:marLeft w:val="0"/>
              <w:marRight w:val="0"/>
              <w:marTop w:val="0"/>
              <w:marBottom w:val="0"/>
              <w:divBdr>
                <w:top w:val="none" w:sz="0" w:space="0" w:color="auto"/>
                <w:left w:val="none" w:sz="0" w:space="0" w:color="auto"/>
                <w:bottom w:val="none" w:sz="0" w:space="0" w:color="auto"/>
                <w:right w:val="none" w:sz="0" w:space="0" w:color="auto"/>
              </w:divBdr>
              <w:divsChild>
                <w:div w:id="499084725">
                  <w:marLeft w:val="0"/>
                  <w:marRight w:val="0"/>
                  <w:marTop w:val="0"/>
                  <w:marBottom w:val="0"/>
                  <w:divBdr>
                    <w:top w:val="none" w:sz="0" w:space="0" w:color="auto"/>
                    <w:left w:val="none" w:sz="0" w:space="0" w:color="auto"/>
                    <w:bottom w:val="none" w:sz="0" w:space="0" w:color="auto"/>
                    <w:right w:val="none" w:sz="0" w:space="0" w:color="auto"/>
                  </w:divBdr>
                  <w:divsChild>
                    <w:div w:id="18089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4533">
      <w:bodyDiv w:val="1"/>
      <w:marLeft w:val="0"/>
      <w:marRight w:val="0"/>
      <w:marTop w:val="0"/>
      <w:marBottom w:val="0"/>
      <w:divBdr>
        <w:top w:val="none" w:sz="0" w:space="0" w:color="auto"/>
        <w:left w:val="none" w:sz="0" w:space="0" w:color="auto"/>
        <w:bottom w:val="none" w:sz="0" w:space="0" w:color="auto"/>
        <w:right w:val="none" w:sz="0" w:space="0" w:color="auto"/>
      </w:divBdr>
    </w:div>
    <w:div w:id="1920863090">
      <w:bodyDiv w:val="1"/>
      <w:marLeft w:val="0"/>
      <w:marRight w:val="0"/>
      <w:marTop w:val="0"/>
      <w:marBottom w:val="0"/>
      <w:divBdr>
        <w:top w:val="none" w:sz="0" w:space="0" w:color="auto"/>
        <w:left w:val="none" w:sz="0" w:space="0" w:color="auto"/>
        <w:bottom w:val="none" w:sz="0" w:space="0" w:color="auto"/>
        <w:right w:val="none" w:sz="0" w:space="0" w:color="auto"/>
      </w:divBdr>
    </w:div>
    <w:div w:id="1933659631">
      <w:bodyDiv w:val="1"/>
      <w:marLeft w:val="0"/>
      <w:marRight w:val="0"/>
      <w:marTop w:val="0"/>
      <w:marBottom w:val="0"/>
      <w:divBdr>
        <w:top w:val="none" w:sz="0" w:space="0" w:color="auto"/>
        <w:left w:val="none" w:sz="0" w:space="0" w:color="auto"/>
        <w:bottom w:val="none" w:sz="0" w:space="0" w:color="auto"/>
        <w:right w:val="none" w:sz="0" w:space="0" w:color="auto"/>
      </w:divBdr>
    </w:div>
    <w:div w:id="1957055135">
      <w:bodyDiv w:val="1"/>
      <w:marLeft w:val="0"/>
      <w:marRight w:val="0"/>
      <w:marTop w:val="0"/>
      <w:marBottom w:val="0"/>
      <w:divBdr>
        <w:top w:val="none" w:sz="0" w:space="0" w:color="auto"/>
        <w:left w:val="none" w:sz="0" w:space="0" w:color="auto"/>
        <w:bottom w:val="none" w:sz="0" w:space="0" w:color="auto"/>
        <w:right w:val="none" w:sz="0" w:space="0" w:color="auto"/>
      </w:divBdr>
    </w:div>
    <w:div w:id="2021160168">
      <w:bodyDiv w:val="1"/>
      <w:marLeft w:val="0"/>
      <w:marRight w:val="0"/>
      <w:marTop w:val="0"/>
      <w:marBottom w:val="0"/>
      <w:divBdr>
        <w:top w:val="none" w:sz="0" w:space="0" w:color="auto"/>
        <w:left w:val="none" w:sz="0" w:space="0" w:color="auto"/>
        <w:bottom w:val="none" w:sz="0" w:space="0" w:color="auto"/>
        <w:right w:val="none" w:sz="0" w:space="0" w:color="auto"/>
      </w:divBdr>
    </w:div>
    <w:div w:id="2052682880">
      <w:bodyDiv w:val="1"/>
      <w:marLeft w:val="0"/>
      <w:marRight w:val="0"/>
      <w:marTop w:val="0"/>
      <w:marBottom w:val="0"/>
      <w:divBdr>
        <w:top w:val="none" w:sz="0" w:space="0" w:color="auto"/>
        <w:left w:val="none" w:sz="0" w:space="0" w:color="auto"/>
        <w:bottom w:val="none" w:sz="0" w:space="0" w:color="auto"/>
        <w:right w:val="none" w:sz="0" w:space="0" w:color="auto"/>
      </w:divBdr>
      <w:divsChild>
        <w:div w:id="1011030708">
          <w:marLeft w:val="0"/>
          <w:marRight w:val="0"/>
          <w:marTop w:val="0"/>
          <w:marBottom w:val="0"/>
          <w:divBdr>
            <w:top w:val="none" w:sz="0" w:space="0" w:color="auto"/>
            <w:left w:val="none" w:sz="0" w:space="0" w:color="auto"/>
            <w:bottom w:val="none" w:sz="0" w:space="0" w:color="auto"/>
            <w:right w:val="none" w:sz="0" w:space="0" w:color="auto"/>
          </w:divBdr>
        </w:div>
      </w:divsChild>
    </w:div>
    <w:div w:id="213601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dgeteer@microsoft.com" TargetMode="External"/><Relationship Id="rId18" Type="http://schemas.openxmlformats.org/officeDocument/2006/relationships/hyperlink" Target="http://www.microsoft.com/downloads/en/details.aspx?FamilyID=cff5a7b7-c21c-4127-ac65-5516384da3a0" TargetMode="Externa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http://wix.codeplex.com/releases/view/60102" TargetMode="External"/><Relationship Id="rId34" Type="http://schemas.microsoft.com/office/2007/relationships/hdphoto" Target="media/hdphoto2.wdp"/><Relationship Id="rId42" Type="http://schemas.openxmlformats.org/officeDocument/2006/relationships/hyperlink" Target="mailto:netgt@microsoft.com" TargetMode="External"/><Relationship Id="rId47" Type="http://schemas.openxmlformats.org/officeDocument/2006/relationships/header" Target="header1.xml"/><Relationship Id="rId50"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hyperlink" Target="http://creativecommons.org/licenses/by/3.0/us/" TargetMode="External"/><Relationship Id="rId17" Type="http://schemas.openxmlformats.org/officeDocument/2006/relationships/hyperlink" Target="http://www.microsoft.com/express"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hyperlink" Target="http://creativecommons.org/licenses/by/3.0/us/" TargetMode="External"/><Relationship Id="rId2" Type="http://schemas.openxmlformats.org/officeDocument/2006/relationships/customXml" Target="../customXml/item2.xml"/><Relationship Id="rId16" Type="http://schemas.openxmlformats.org/officeDocument/2006/relationships/hyperlink" Target="http://www.microsoft.com/visualstudio/en-us/download" TargetMode="External"/><Relationship Id="rId20" Type="http://schemas.openxmlformats.org/officeDocument/2006/relationships/hyperlink" Target="http://gadgeteer.codeplex.com/" TargetMode="External"/><Relationship Id="rId29" Type="http://schemas.openxmlformats.org/officeDocument/2006/relationships/image" Target="media/image8.png"/><Relationship Id="rId41" Type="http://schemas.openxmlformats.org/officeDocument/2006/relationships/hyperlink" Target="http://netmf.com/gadgete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creativecommons.org/licenses/by/3.0/us/" TargetMode="External"/><Relationship Id="rId45" Type="http://schemas.openxmlformats.org/officeDocument/2006/relationships/hyperlink" Target="http://gadgeteer.codeplex.com/"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gadgeteer/"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gadgeteer.codeplex.com/" TargetMode="External"/><Relationship Id="rId31" Type="http://schemas.openxmlformats.org/officeDocument/2006/relationships/image" Target="media/image9.png"/><Relationship Id="rId44" Type="http://schemas.openxmlformats.org/officeDocument/2006/relationships/hyperlink" Target="http://www.microsoft.com/downloads/en/details.aspx?FamilyID=cff5a7b7-c21c-4127-ac65-5516384da3a0"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netmf.com" TargetMode="External"/><Relationship Id="rId22" Type="http://schemas.openxmlformats.org/officeDocument/2006/relationships/image" Target="media/image1.png"/><Relationship Id="rId27" Type="http://schemas.openxmlformats.org/officeDocument/2006/relationships/image" Target="media/image6.png"/><Relationship Id="rId30" Type="http://schemas.microsoft.com/office/2007/relationships/hdphoto" Target="media/hdphoto1.wdp"/><Relationship Id="rId35" Type="http://schemas.openxmlformats.org/officeDocument/2006/relationships/image" Target="media/image12.png"/><Relationship Id="rId43" Type="http://schemas.openxmlformats.org/officeDocument/2006/relationships/hyperlink" Target="http://www.microsoft.com/en-us/netmf/default.aspx"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6D0F1E3CDED43AE7E1FBBE94402C5" ma:contentTypeVersion="0" ma:contentTypeDescription="Create a new document." ma:contentTypeScope="" ma:versionID="bf029c98783ef11b5fdb9d52e7b9e191">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100B5-EE7E-4508-9A2A-FF42CD4A0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0145D6-B820-4AE2-A99D-5380BBA69EBB}">
  <ds:schemaRefs>
    <ds:schemaRef ds:uri="http://schemas.microsoft.com/sharepoint/v3/contenttype/forms"/>
  </ds:schemaRefs>
</ds:datastoreItem>
</file>

<file path=customXml/itemProps3.xml><?xml version="1.0" encoding="utf-8"?>
<ds:datastoreItem xmlns:ds="http://schemas.openxmlformats.org/officeDocument/2006/customXml" ds:itemID="{8849C5C8-5819-4910-8C73-30A27573AEA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3852F3-0DB9-4923-B167-FD31B0DA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8091</Words>
  <Characters>46124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2012-05-15T20:49:00Z</dcterms:created>
  <dcterms:modified xsi:type="dcterms:W3CDTF">2012-05-15T21:07:00Z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0x0101008DD6D0F1E3CDED43AE7E1FBBE94402C5</vt:lpwstr>
  </property>
</Properties>
</file>